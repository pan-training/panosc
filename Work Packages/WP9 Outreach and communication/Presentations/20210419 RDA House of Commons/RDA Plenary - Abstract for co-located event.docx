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Title</w:t>
      </w:r>
      <w:r w:rsidDel="00000000" w:rsidR="00000000" w:rsidRPr="00000000">
        <w:rPr>
          <w:b w:val="1"/>
          <w:rtl w:val="0"/>
        </w:rPr>
        <w:t xml:space="preserve">: The ESFRI Clusters at RDA House of Commons</w:t>
      </w:r>
    </w:p>
    <w:p w:rsidR="00000000" w:rsidDel="00000000" w:rsidP="00000000" w:rsidRDefault="00000000" w:rsidRPr="00000000" w14:paraId="00000002">
      <w:pPr>
        <w:rPr>
          <w:b w:val="1"/>
        </w:rPr>
      </w:pPr>
      <w:r w:rsidDel="00000000" w:rsidR="00000000" w:rsidRPr="00000000">
        <w:rPr>
          <w:b w:val="1"/>
          <w:rtl w:val="0"/>
        </w:rPr>
        <w:t xml:space="preserve">Subtitle: Debating commonalities and collaboration for thematic</w:t>
      </w:r>
      <w:r w:rsidDel="00000000" w:rsidR="00000000" w:rsidRPr="00000000">
        <w:rPr>
          <w:b w:val="1"/>
          <w:rtl w:val="0"/>
        </w:rPr>
        <w:t xml:space="preserve"> services</w:t>
      </w:r>
      <w:r w:rsidDel="00000000" w:rsidR="00000000" w:rsidRPr="00000000">
        <w:rPr>
          <w:b w:val="1"/>
          <w:rtl w:val="0"/>
        </w:rPr>
        <w:t xml:space="preserve">, training and governance towards the European Open Science Cloud </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highlight w:val="yellow"/>
        </w:rPr>
      </w:pPr>
      <w:r w:rsidDel="00000000" w:rsidR="00000000" w:rsidRPr="00000000">
        <w:rPr>
          <w:b w:val="1"/>
          <w:highlight w:val="yellow"/>
          <w:rtl w:val="0"/>
        </w:rPr>
        <w:t xml:space="preserve">Date: </w:t>
      </w:r>
      <w:r w:rsidDel="00000000" w:rsidR="00000000" w:rsidRPr="00000000">
        <w:rPr>
          <w:b w:val="1"/>
          <w:highlight w:val="yellow"/>
          <w:rtl w:val="0"/>
        </w:rPr>
        <w:t xml:space="preserve">19 April 2021</w:t>
      </w:r>
      <w:r w:rsidDel="00000000" w:rsidR="00000000" w:rsidRPr="00000000">
        <w:rPr>
          <w:highlight w:val="yellow"/>
          <w:rtl w:val="0"/>
        </w:rPr>
        <w:t xml:space="preserve"> (CET) (</w:t>
      </w:r>
      <w:r w:rsidDel="00000000" w:rsidR="00000000" w:rsidRPr="00000000">
        <w:rPr>
          <w:highlight w:val="yellow"/>
          <w:rtl w:val="0"/>
        </w:rPr>
        <w:t xml:space="preserve">virtual</w:t>
      </w:r>
      <w:r w:rsidDel="00000000" w:rsidR="00000000" w:rsidRPr="00000000">
        <w:rPr>
          <w:highlight w:val="yellow"/>
          <w:rtl w:val="0"/>
        </w:rPr>
        <w:t xml:space="preserve"> or hybrid)</w:t>
      </w:r>
    </w:p>
    <w:p w:rsidR="00000000" w:rsidDel="00000000" w:rsidP="00000000" w:rsidRDefault="00000000" w:rsidRPr="00000000" w14:paraId="00000005">
      <w:pPr>
        <w:rPr>
          <w:highlight w:val="yellow"/>
        </w:rPr>
      </w:pPr>
      <w:r w:rsidDel="00000000" w:rsidR="00000000" w:rsidRPr="00000000">
        <w:rPr>
          <w:rtl w:val="0"/>
        </w:rPr>
      </w:r>
    </w:p>
    <w:p w:rsidR="00000000" w:rsidDel="00000000" w:rsidP="00000000" w:rsidRDefault="00000000" w:rsidRPr="00000000" w14:paraId="00000006">
      <w:pPr>
        <w:rPr>
          <w:highlight w:val="yellow"/>
        </w:rPr>
      </w:pPr>
      <w:r w:rsidDel="00000000" w:rsidR="00000000" w:rsidRPr="00000000">
        <w:rPr>
          <w:b w:val="1"/>
          <w:highlight w:val="yellow"/>
          <w:rtl w:val="0"/>
        </w:rPr>
        <w:t xml:space="preserve">Timeslot</w:t>
      </w:r>
      <w:r w:rsidDel="00000000" w:rsidR="00000000" w:rsidRPr="00000000">
        <w:rPr>
          <w:highlight w:val="yellow"/>
          <w:rtl w:val="0"/>
        </w:rPr>
        <w:t xml:space="preserve">: 3 hours - CET Morning (11.00-14.00 UTC) - </w:t>
      </w:r>
      <w:r w:rsidDel="00000000" w:rsidR="00000000" w:rsidRPr="00000000">
        <w:rPr>
          <w:highlight w:val="yellow"/>
          <w:rtl w:val="0"/>
        </w:rPr>
        <w:t xml:space="preserve">13.00-16.00</w:t>
      </w:r>
      <w:r w:rsidDel="00000000" w:rsidR="00000000" w:rsidRPr="00000000">
        <w:rPr>
          <w:highlight w:val="yellow"/>
          <w:rtl w:val="0"/>
        </w:rPr>
        <w:t xml:space="preserve"> CEST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Goal</w:t>
      </w: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One and a half </w:t>
      </w:r>
      <w:r w:rsidDel="00000000" w:rsidR="00000000" w:rsidRPr="00000000">
        <w:rPr>
          <w:rtl w:val="0"/>
        </w:rPr>
        <w:t xml:space="preserve">years</w:t>
      </w:r>
      <w:r w:rsidDel="00000000" w:rsidR="00000000" w:rsidRPr="00000000">
        <w:rPr>
          <w:rtl w:val="0"/>
        </w:rPr>
        <w:t xml:space="preserve"> after the RDA session in Helsinki, </w:t>
      </w:r>
      <w:r w:rsidDel="00000000" w:rsidR="00000000" w:rsidRPr="00000000">
        <w:rPr>
          <w:rtl w:val="0"/>
        </w:rPr>
        <w:t xml:space="preserve">the</w:t>
      </w:r>
      <w:r w:rsidDel="00000000" w:rsidR="00000000" w:rsidRPr="00000000">
        <w:rPr>
          <w:rtl w:val="0"/>
        </w:rPr>
        <w:t xml:space="preserve"> five ESFRI cluster projects, the </w:t>
      </w:r>
      <w:r w:rsidDel="00000000" w:rsidR="00000000" w:rsidRPr="00000000">
        <w:rPr>
          <w:rtl w:val="0"/>
        </w:rPr>
        <w:t xml:space="preserve">RDA community, and European Open Science Cloud (EOSC) representatives come together again, to </w:t>
      </w:r>
      <w:r w:rsidDel="00000000" w:rsidR="00000000" w:rsidRPr="00000000">
        <w:rPr>
          <w:rtl w:val="0"/>
        </w:rPr>
        <w:t xml:space="preserve">discuss the</w:t>
      </w:r>
      <w:r w:rsidDel="00000000" w:rsidR="00000000" w:rsidRPr="00000000">
        <w:rPr>
          <w:rtl w:val="0"/>
        </w:rPr>
        <w:t xml:space="preserve"> past, present and future of their collaboration during the journey of integrating thematic services into EOSC. </w:t>
      </w: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We want to beat your Zoom fatigue and engage you in a spiked</w:t>
      </w:r>
      <w:r w:rsidDel="00000000" w:rsidR="00000000" w:rsidRPr="00000000">
        <w:rPr>
          <w:rtl w:val="0"/>
        </w:rPr>
        <w:t xml:space="preserve"> house-of-commons styled debate. The debate will look at the commonalities and collaboration in the ESFRI clusters, when contributing to the </w:t>
      </w:r>
      <w:r w:rsidDel="00000000" w:rsidR="00000000" w:rsidRPr="00000000">
        <w:rPr>
          <w:rtl w:val="0"/>
        </w:rPr>
        <w:t xml:space="preserve">European Open Science Cloud</w:t>
      </w:r>
      <w:r w:rsidDel="00000000" w:rsidR="00000000" w:rsidRPr="00000000">
        <w:rPr>
          <w:rtl w:val="0"/>
        </w:rPr>
        <w:t xml:space="preserve"> on three pillar topics: </w:t>
      </w:r>
    </w:p>
    <w:p w:rsidR="00000000" w:rsidDel="00000000" w:rsidP="00000000" w:rsidRDefault="00000000" w:rsidRPr="00000000" w14:paraId="0000000C">
      <w:pPr>
        <w:numPr>
          <w:ilvl w:val="0"/>
          <w:numId w:val="10"/>
        </w:numPr>
        <w:ind w:left="720" w:hanging="360"/>
        <w:jc w:val="both"/>
        <w:rPr>
          <w:u w:val="none"/>
        </w:rPr>
      </w:pPr>
      <w:r w:rsidDel="00000000" w:rsidR="00000000" w:rsidRPr="00000000">
        <w:rPr>
          <w:rtl w:val="0"/>
        </w:rPr>
        <w:t xml:space="preserve">Thematic </w:t>
      </w:r>
      <w:r w:rsidDel="00000000" w:rsidR="00000000" w:rsidRPr="00000000">
        <w:rPr>
          <w:b w:val="1"/>
          <w:rtl w:val="0"/>
        </w:rPr>
        <w:t xml:space="preserve">data services, </w:t>
      </w:r>
    </w:p>
    <w:p w:rsidR="00000000" w:rsidDel="00000000" w:rsidP="00000000" w:rsidRDefault="00000000" w:rsidRPr="00000000" w14:paraId="0000000D">
      <w:pPr>
        <w:numPr>
          <w:ilvl w:val="0"/>
          <w:numId w:val="10"/>
        </w:numPr>
        <w:ind w:left="720" w:hanging="360"/>
        <w:jc w:val="both"/>
        <w:rPr>
          <w:u w:val="none"/>
        </w:rPr>
      </w:pPr>
      <w:r w:rsidDel="00000000" w:rsidR="00000000" w:rsidRPr="00000000">
        <w:rPr>
          <w:b w:val="1"/>
          <w:rtl w:val="0"/>
        </w:rPr>
        <w:t xml:space="preserve">Connecting to end-user communities </w:t>
      </w:r>
    </w:p>
    <w:p w:rsidR="00000000" w:rsidDel="00000000" w:rsidP="00000000" w:rsidRDefault="00000000" w:rsidRPr="00000000" w14:paraId="0000000E">
      <w:pPr>
        <w:numPr>
          <w:ilvl w:val="0"/>
          <w:numId w:val="10"/>
        </w:numPr>
        <w:ind w:left="720" w:hanging="360"/>
        <w:jc w:val="both"/>
        <w:rPr>
          <w:u w:val="none"/>
        </w:rPr>
      </w:pPr>
      <w:r w:rsidDel="00000000" w:rsidR="00000000" w:rsidRPr="00000000">
        <w:rPr>
          <w:b w:val="1"/>
          <w:rtl w:val="0"/>
        </w:rPr>
        <w:t xml:space="preserve">Governance</w:t>
      </w:r>
      <w:r w:rsidDel="00000000" w:rsidR="00000000" w:rsidRPr="00000000">
        <w:rPr>
          <w:rtl w:val="0"/>
        </w:rPr>
      </w:r>
    </w:p>
    <w:p w:rsidR="00000000" w:rsidDel="00000000" w:rsidP="00000000" w:rsidRDefault="00000000" w:rsidRPr="00000000" w14:paraId="0000000F">
      <w:pPr>
        <w:ind w:left="0" w:firstLine="0"/>
        <w:jc w:val="both"/>
        <w:rPr/>
      </w:pPr>
      <w:r w:rsidDel="00000000" w:rsidR="00000000" w:rsidRPr="00000000">
        <w:rPr>
          <w:rtl w:val="0"/>
        </w:rPr>
      </w:r>
    </w:p>
    <w:p w:rsidR="00000000" w:rsidDel="00000000" w:rsidP="00000000" w:rsidRDefault="00000000" w:rsidRPr="00000000" w14:paraId="00000010">
      <w:pPr>
        <w:ind w:left="0" w:firstLine="0"/>
        <w:jc w:val="both"/>
        <w:rPr/>
      </w:pPr>
      <w:r w:rsidDel="00000000" w:rsidR="00000000" w:rsidRPr="00000000">
        <w:rPr>
          <w:rtl w:val="0"/>
        </w:rPr>
        <w:t xml:space="preserve">For each of these topics, </w:t>
      </w:r>
      <w:r w:rsidDel="00000000" w:rsidR="00000000" w:rsidRPr="00000000">
        <w:rPr>
          <w:rtl w:val="0"/>
        </w:rPr>
        <w:t xml:space="preserve">the</w:t>
      </w:r>
      <w:r w:rsidDel="00000000" w:rsidR="00000000" w:rsidRPr="00000000">
        <w:rPr>
          <w:rtl w:val="0"/>
        </w:rPr>
        <w:t xml:space="preserve"> ESFRI cluster projects will ask </w:t>
      </w:r>
      <w:r w:rsidDel="00000000" w:rsidR="00000000" w:rsidRPr="00000000">
        <w:rPr>
          <w:rtl w:val="0"/>
        </w:rPr>
        <w:t xml:space="preserve">for input</w:t>
      </w:r>
      <w:r w:rsidDel="00000000" w:rsidR="00000000" w:rsidRPr="00000000">
        <w:rPr>
          <w:b w:val="1"/>
          <w:rtl w:val="0"/>
        </w:rPr>
        <w:t xml:space="preserve"> from members of the international RDA community</w:t>
      </w:r>
      <w:r w:rsidDel="00000000" w:rsidR="00000000" w:rsidRPr="00000000">
        <w:rPr>
          <w:rtl w:val="0"/>
        </w:rPr>
        <w:t xml:space="preserve">, the ESFRI community, EOSC ecosystem and </w:t>
      </w:r>
      <w:r w:rsidDel="00000000" w:rsidR="00000000" w:rsidRPr="00000000">
        <w:rPr>
          <w:b w:val="1"/>
          <w:rtl w:val="0"/>
        </w:rPr>
        <w:t xml:space="preserve">data experts and domain researchers</w:t>
      </w:r>
      <w:r w:rsidDel="00000000" w:rsidR="00000000" w:rsidRPr="00000000">
        <w:rPr>
          <w:rtl w:val="0"/>
        </w:rPr>
        <w:t xml:space="preserve"> being the </w:t>
      </w:r>
      <w:r w:rsidDel="00000000" w:rsidR="00000000" w:rsidRPr="00000000">
        <w:rPr>
          <w:rtl w:val="0"/>
        </w:rPr>
        <w:t xml:space="preserve">end-user community</w:t>
      </w:r>
      <w:r w:rsidDel="00000000" w:rsidR="00000000" w:rsidRPr="00000000">
        <w:rPr>
          <w:rtl w:val="0"/>
        </w:rPr>
        <w:t xml:space="preserve">.</w:t>
      </w:r>
      <w:r w:rsidDel="00000000" w:rsidR="00000000" w:rsidRPr="00000000">
        <w:rPr>
          <w:rtl w:val="0"/>
        </w:rPr>
        <w:t xml:space="preserve"> Input from these stakeholder groups will be collected through their involvement in the debating team and the active audience engagement. </w:t>
      </w: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b w:val="1"/>
        </w:rPr>
      </w:pPr>
      <w:r w:rsidDel="00000000" w:rsidR="00000000" w:rsidRPr="00000000">
        <w:rPr>
          <w:b w:val="1"/>
          <w:rtl w:val="0"/>
        </w:rPr>
        <w:t xml:space="preserve">The ESFRI Clusters at RDA House of Commons Debate. How does it work?</w:t>
      </w:r>
    </w:p>
    <w:p w:rsidR="00000000" w:rsidDel="00000000" w:rsidP="00000000" w:rsidRDefault="00000000" w:rsidRPr="00000000" w14:paraId="00000013">
      <w:pPr>
        <w:jc w:val="both"/>
        <w:rPr/>
      </w:pPr>
      <w:r w:rsidDel="00000000" w:rsidR="00000000" w:rsidRPr="00000000">
        <w:rPr>
          <w:rtl w:val="0"/>
        </w:rPr>
        <w:t xml:space="preserve">Each debate topic will have</w:t>
      </w:r>
      <w:r w:rsidDel="00000000" w:rsidR="00000000" w:rsidRPr="00000000">
        <w:rPr>
          <w:rtl w:val="0"/>
        </w:rPr>
        <w:t xml:space="preserve"> two</w:t>
      </w:r>
      <w:r w:rsidDel="00000000" w:rsidR="00000000" w:rsidRPr="00000000">
        <w:rPr>
          <w:rtl w:val="0"/>
        </w:rPr>
        <w:t xml:space="preserve"> teams, making their point : </w:t>
      </w:r>
    </w:p>
    <w:p w:rsidR="00000000" w:rsidDel="00000000" w:rsidP="00000000" w:rsidRDefault="00000000" w:rsidRPr="00000000" w14:paraId="00000014">
      <w:pPr>
        <w:numPr>
          <w:ilvl w:val="0"/>
          <w:numId w:val="1"/>
        </w:numPr>
        <w:ind w:left="720" w:hanging="360"/>
        <w:jc w:val="both"/>
        <w:rPr>
          <w:u w:val="none"/>
        </w:rPr>
      </w:pPr>
      <w:r w:rsidDel="00000000" w:rsidR="00000000" w:rsidRPr="00000000">
        <w:rPr>
          <w:rtl w:val="0"/>
        </w:rPr>
        <w:t xml:space="preserve">the </w:t>
      </w:r>
      <w:r w:rsidDel="00000000" w:rsidR="00000000" w:rsidRPr="00000000">
        <w:rPr>
          <w:b w:val="1"/>
          <w:rtl w:val="0"/>
        </w:rPr>
        <w:t xml:space="preserve">green team</w:t>
      </w:r>
      <w:r w:rsidDel="00000000" w:rsidR="00000000" w:rsidRPr="00000000">
        <w:rPr>
          <w:rtl w:val="0"/>
        </w:rPr>
        <w:t xml:space="preserve"> in favor of </w:t>
      </w:r>
      <w:r w:rsidDel="00000000" w:rsidR="00000000" w:rsidRPr="00000000">
        <w:rPr>
          <w:rtl w:val="0"/>
        </w:rPr>
        <w:t xml:space="preserve">defending</w:t>
      </w:r>
      <w:r w:rsidDel="00000000" w:rsidR="00000000" w:rsidRPr="00000000">
        <w:rPr>
          <w:rtl w:val="0"/>
        </w:rPr>
        <w:t xml:space="preserve"> the statement and</w:t>
      </w:r>
    </w:p>
    <w:p w:rsidR="00000000" w:rsidDel="00000000" w:rsidP="00000000" w:rsidRDefault="00000000" w:rsidRPr="00000000" w14:paraId="00000015">
      <w:pPr>
        <w:numPr>
          <w:ilvl w:val="0"/>
          <w:numId w:val="1"/>
        </w:numPr>
        <w:ind w:left="720" w:hanging="360"/>
        <w:jc w:val="both"/>
        <w:rPr/>
      </w:pPr>
      <w:r w:rsidDel="00000000" w:rsidR="00000000" w:rsidRPr="00000000">
        <w:rPr>
          <w:rtl w:val="0"/>
        </w:rPr>
        <w:t xml:space="preserve">t</w:t>
      </w:r>
      <w:r w:rsidDel="00000000" w:rsidR="00000000" w:rsidRPr="00000000">
        <w:rPr>
          <w:rtl w:val="0"/>
        </w:rPr>
        <w:t xml:space="preserve">he </w:t>
      </w:r>
      <w:r w:rsidDel="00000000" w:rsidR="00000000" w:rsidRPr="00000000">
        <w:rPr>
          <w:b w:val="1"/>
          <w:rtl w:val="0"/>
        </w:rPr>
        <w:t xml:space="preserve">red team</w:t>
      </w:r>
      <w:r w:rsidDel="00000000" w:rsidR="00000000" w:rsidRPr="00000000">
        <w:rPr>
          <w:rtl w:val="0"/>
        </w:rPr>
        <w:t xml:space="preserve"> arguing against the statement made.</w:t>
      </w:r>
      <w:r w:rsidDel="00000000" w:rsidR="00000000" w:rsidRPr="00000000">
        <w:rPr>
          <w:rtl w:val="0"/>
        </w:rPr>
      </w:r>
    </w:p>
    <w:p w:rsidR="00000000" w:rsidDel="00000000" w:rsidP="00000000" w:rsidRDefault="00000000" w:rsidRPr="00000000" w14:paraId="00000016">
      <w:pPr>
        <w:ind w:left="0" w:firstLine="0"/>
        <w:jc w:val="both"/>
        <w:rPr/>
      </w:pPr>
      <w:r w:rsidDel="00000000" w:rsidR="00000000" w:rsidRPr="00000000">
        <w:rPr>
          <w:rtl w:val="0"/>
        </w:rPr>
        <w:t xml:space="preserve">Both teams will map the current situation of </w:t>
      </w:r>
      <w:r w:rsidDel="00000000" w:rsidR="00000000" w:rsidRPr="00000000">
        <w:rPr>
          <w:b w:val="1"/>
          <w:rtl w:val="0"/>
        </w:rPr>
        <w:t xml:space="preserve">commonalities </w:t>
      </w:r>
      <w:r w:rsidDel="00000000" w:rsidR="00000000" w:rsidRPr="00000000">
        <w:rPr>
          <w:rtl w:val="0"/>
        </w:rPr>
        <w:t xml:space="preserve">of </w:t>
      </w:r>
      <w:r w:rsidDel="00000000" w:rsidR="00000000" w:rsidRPr="00000000">
        <w:rPr>
          <w:rtl w:val="0"/>
        </w:rPr>
        <w:t xml:space="preserve">data services, training and governance</w:t>
      </w:r>
      <w:r w:rsidDel="00000000" w:rsidR="00000000" w:rsidRPr="00000000">
        <w:rPr>
          <w:rtl w:val="0"/>
        </w:rPr>
        <w:t xml:space="preserve"> in the ESFRI cluster projects contributing to the EOSC ecosystem. Participants will discuss the b</w:t>
      </w:r>
      <w:r w:rsidDel="00000000" w:rsidR="00000000" w:rsidRPr="00000000">
        <w:rPr>
          <w:rtl w:val="0"/>
        </w:rPr>
        <w:t xml:space="preserve">arriers and accelerators for the work ahead and </w:t>
      </w:r>
      <w:r w:rsidDel="00000000" w:rsidR="00000000" w:rsidRPr="00000000">
        <w:rPr>
          <w:b w:val="1"/>
          <w:rtl w:val="0"/>
        </w:rPr>
        <w:t xml:space="preserve">collaborate in contributing to EOSC</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t xml:space="preserve">You, the audience, will be engaged actively through the statement voting system and opportunities to provide live contributions in the house-of-commons style debate. </w:t>
      </w:r>
    </w:p>
    <w:p w:rsidR="00000000" w:rsidDel="00000000" w:rsidP="00000000" w:rsidRDefault="00000000" w:rsidRPr="00000000" w14:paraId="00000019">
      <w:pPr>
        <w:jc w:val="both"/>
        <w:rPr>
          <w:b w:val="1"/>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b w:val="1"/>
          <w:rtl w:val="0"/>
        </w:rPr>
        <w:t xml:space="preserve">The outputs of the debate</w:t>
      </w:r>
      <w:r w:rsidDel="00000000" w:rsidR="00000000" w:rsidRPr="00000000">
        <w:rPr>
          <w:rtl w:val="0"/>
        </w:rPr>
        <w:t xml:space="preserve"> </w:t>
      </w:r>
    </w:p>
    <w:p w:rsidR="00000000" w:rsidDel="00000000" w:rsidP="00000000" w:rsidRDefault="00000000" w:rsidRPr="00000000" w14:paraId="0000001B">
      <w:pPr>
        <w:jc w:val="both"/>
        <w:rPr/>
      </w:pPr>
      <w:r w:rsidDel="00000000" w:rsidR="00000000" w:rsidRPr="00000000">
        <w:rPr>
          <w:rtl w:val="0"/>
        </w:rPr>
        <w:t xml:space="preserve">The debate will be recorded and captured in a joint report, with practical recommendations on </w:t>
      </w:r>
      <w:r w:rsidDel="00000000" w:rsidR="00000000" w:rsidRPr="00000000">
        <w:rPr>
          <w:b w:val="1"/>
          <w:rtl w:val="0"/>
        </w:rPr>
        <w:t xml:space="preserve">commonalities and collaboration for thematic services, training and governance towards EOSC</w:t>
      </w:r>
      <w:r w:rsidDel="00000000" w:rsidR="00000000" w:rsidRPr="00000000">
        <w:rPr>
          <w:rtl w:val="0"/>
        </w:rPr>
        <w:t xml:space="preserve"> to </w:t>
      </w:r>
      <w:r w:rsidDel="00000000" w:rsidR="00000000" w:rsidRPr="00000000">
        <w:rPr>
          <w:rtl w:val="0"/>
        </w:rPr>
        <w:t xml:space="preserve">take back to the ESFRI cluster projects and future EOSC projects and initiatives. </w:t>
      </w:r>
    </w:p>
    <w:p w:rsidR="00000000" w:rsidDel="00000000" w:rsidP="00000000" w:rsidRDefault="00000000" w:rsidRPr="00000000" w14:paraId="0000001C">
      <w:pPr>
        <w:jc w:val="both"/>
        <w:rPr/>
      </w:pPr>
      <w:commentRangeStart w:id="0"/>
      <w:commentRangeStart w:id="1"/>
      <w:r w:rsidDel="00000000" w:rsidR="00000000" w:rsidRPr="00000000">
        <w:rPr>
          <w:rtl w:val="0"/>
        </w:rPr>
      </w:r>
    </w:p>
    <w:p w:rsidR="00000000" w:rsidDel="00000000" w:rsidP="00000000" w:rsidRDefault="00000000" w:rsidRPr="00000000" w14:paraId="0000001D">
      <w:pPr>
        <w:jc w:val="both"/>
        <w:rPr>
          <w:b w:val="1"/>
        </w:rPr>
      </w:pPr>
      <w:r w:rsidDel="00000000" w:rsidR="00000000" w:rsidRPr="00000000">
        <w:rPr>
          <w:b w:val="1"/>
          <w:rtl w:val="0"/>
        </w:rPr>
        <w:t xml:space="preserve">Three topics, three debates</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E">
      <w:pPr>
        <w:numPr>
          <w:ilvl w:val="0"/>
          <w:numId w:val="2"/>
        </w:numPr>
        <w:ind w:left="720" w:hanging="360"/>
        <w:jc w:val="both"/>
        <w:rPr>
          <w:u w:val="none"/>
        </w:rPr>
      </w:pPr>
      <w:r w:rsidDel="00000000" w:rsidR="00000000" w:rsidRPr="00000000">
        <w:rPr>
          <w:b w:val="1"/>
          <w:rtl w:val="0"/>
        </w:rPr>
        <w:t xml:space="preserve">Debate 1: Thematic d</w:t>
      </w:r>
      <w:r w:rsidDel="00000000" w:rsidR="00000000" w:rsidRPr="00000000">
        <w:rPr>
          <w:b w:val="1"/>
          <w:rtl w:val="0"/>
        </w:rPr>
        <w:t xml:space="preserve">ata services:</w:t>
      </w:r>
      <w:r w:rsidDel="00000000" w:rsidR="00000000" w:rsidRPr="00000000">
        <w:rPr>
          <w:rtl w:val="0"/>
        </w:rPr>
        <w:t xml:space="preserve"> </w:t>
      </w:r>
      <w:r w:rsidDel="00000000" w:rsidR="00000000" w:rsidRPr="00000000">
        <w:rPr>
          <w:rtl w:val="0"/>
        </w:rPr>
        <w:t xml:space="preserve">Within the five cluster projects, </w:t>
      </w:r>
      <w:r w:rsidDel="00000000" w:rsidR="00000000" w:rsidRPr="00000000">
        <w:rPr>
          <w:b w:val="1"/>
          <w:rtl w:val="0"/>
        </w:rPr>
        <w:t xml:space="preserve">ENVRI-FAIR, EOSC-life, ESCAPE, PANOSC and SSHOC</w:t>
      </w:r>
      <w:r w:rsidDel="00000000" w:rsidR="00000000" w:rsidRPr="00000000">
        <w:rPr>
          <w:rtl w:val="0"/>
        </w:rPr>
        <w:t xml:space="preserve"> </w:t>
      </w:r>
      <w:r w:rsidDel="00000000" w:rsidR="00000000" w:rsidRPr="00000000">
        <w:rPr>
          <w:highlight w:val="white"/>
          <w:rtl w:val="0"/>
        </w:rPr>
        <w:t xml:space="preserve">we see different aspirations between infrastructure initiatives prioritising stable general data management services, and the research communities prioritising long-term user-driven data workflows.</w:t>
      </w:r>
      <w:r w:rsidDel="00000000" w:rsidR="00000000" w:rsidRPr="00000000">
        <w:rPr>
          <w:rtl w:val="0"/>
        </w:rPr>
        <w:t xml:space="preserve"> Obviously, the need for research data services to be finda</w:t>
      </w:r>
      <w:r w:rsidDel="00000000" w:rsidR="00000000" w:rsidRPr="00000000">
        <w:rPr>
          <w:rtl w:val="0"/>
        </w:rPr>
        <w:t xml:space="preserve">ble and usable by projects and users is common to both groups, and in this regard, there is much to be learned from the international research data community. This debate will be driven by </w:t>
      </w:r>
      <w:r w:rsidDel="00000000" w:rsidR="00000000" w:rsidRPr="00000000">
        <w:rPr>
          <w:b w:val="1"/>
          <w:rtl w:val="0"/>
        </w:rPr>
        <w:t xml:space="preserve">Eva Mendez </w:t>
      </w:r>
      <w:r w:rsidDel="00000000" w:rsidR="00000000" w:rsidRPr="00000000">
        <w:rPr>
          <w:rtl w:val="0"/>
        </w:rPr>
        <w:t xml:space="preserve">(FAIRsFAIR and RDA Europe 4.0 ambassador for interdisciplinary research), with the statement </w:t>
      </w:r>
      <w:r w:rsidDel="00000000" w:rsidR="00000000" w:rsidRPr="00000000">
        <w:rPr>
          <w:b w:val="1"/>
          <w:rtl w:val="0"/>
        </w:rPr>
        <w:t xml:space="preserve">“Metadata. Everyone thinks it's a great idea, but no-one wants to use someone else's”. </w:t>
      </w:r>
      <w:r w:rsidDel="00000000" w:rsidR="00000000" w:rsidRPr="00000000">
        <w:rPr>
          <w:rtl w:val="0"/>
        </w:rPr>
      </w:r>
    </w:p>
    <w:p w:rsidR="00000000" w:rsidDel="00000000" w:rsidP="00000000" w:rsidRDefault="00000000" w:rsidRPr="00000000" w14:paraId="0000001F">
      <w:pPr>
        <w:ind w:left="720" w:firstLine="0"/>
        <w:jc w:val="both"/>
        <w:rPr/>
      </w:pPr>
      <w:r w:rsidDel="00000000" w:rsidR="00000000" w:rsidRPr="00000000">
        <w:rPr>
          <w:rtl w:val="0"/>
        </w:rPr>
      </w:r>
    </w:p>
    <w:p w:rsidR="00000000" w:rsidDel="00000000" w:rsidP="00000000" w:rsidRDefault="00000000" w:rsidRPr="00000000" w14:paraId="00000020">
      <w:pPr>
        <w:numPr>
          <w:ilvl w:val="0"/>
          <w:numId w:val="2"/>
        </w:numPr>
        <w:ind w:left="720" w:hanging="360"/>
        <w:jc w:val="both"/>
        <w:rPr/>
      </w:pPr>
      <w:r w:rsidDel="00000000" w:rsidR="00000000" w:rsidRPr="00000000">
        <w:rPr>
          <w:b w:val="1"/>
          <w:rtl w:val="0"/>
        </w:rPr>
        <w:t xml:space="preserve">Debate 2: </w:t>
      </w:r>
      <w:r w:rsidDel="00000000" w:rsidR="00000000" w:rsidRPr="00000000">
        <w:rPr>
          <w:b w:val="1"/>
          <w:rtl w:val="0"/>
        </w:rPr>
        <w:t xml:space="preserve">Onboarding </w:t>
      </w:r>
      <w:r w:rsidDel="00000000" w:rsidR="00000000" w:rsidRPr="00000000">
        <w:rPr>
          <w:b w:val="1"/>
          <w:rtl w:val="0"/>
        </w:rPr>
        <w:t xml:space="preserve">Communities</w:t>
      </w:r>
      <w:r w:rsidDel="00000000" w:rsidR="00000000" w:rsidRPr="00000000">
        <w:rPr>
          <w:b w:val="1"/>
          <w:rtl w:val="0"/>
        </w:rPr>
        <w:t xml:space="preserve"> and End-Users</w:t>
      </w:r>
      <w:r w:rsidDel="00000000" w:rsidR="00000000" w:rsidRPr="00000000">
        <w:rPr>
          <w:rtl w:val="0"/>
        </w:rPr>
        <w:t xml:space="preserve">: </w:t>
      </w:r>
      <w:r w:rsidDel="00000000" w:rsidR="00000000" w:rsidRPr="00000000">
        <w:rPr>
          <w:rtl w:val="0"/>
        </w:rPr>
        <w:t xml:space="preserve">In the context of EOSC discussions, the ESFRI cluster projects are in an excellent position to represent the interests of the research communities and claim and provide for an EOSC infrastructure that meets the required specificity and flexibility. </w:t>
      </w:r>
      <w:r w:rsidDel="00000000" w:rsidR="00000000" w:rsidRPr="00000000">
        <w:rPr>
          <w:rtl w:val="0"/>
        </w:rPr>
        <w:t xml:space="preserve">An important aspect of connecting to communities and the success of EOSC are training, workshops</w:t>
      </w:r>
      <w:r w:rsidDel="00000000" w:rsidR="00000000" w:rsidRPr="00000000">
        <w:rPr>
          <w:rtl w:val="0"/>
        </w:rPr>
        <w:t xml:space="preserve">, demonstrations and awareness raising efforts in the research communities</w:t>
      </w:r>
      <w:r w:rsidDel="00000000" w:rsidR="00000000" w:rsidRPr="00000000">
        <w:rPr>
          <w:rtl w:val="0"/>
        </w:rPr>
        <w:t xml:space="preserve">. </w:t>
      </w:r>
      <w:r w:rsidDel="00000000" w:rsidR="00000000" w:rsidRPr="00000000">
        <w:rPr>
          <w:rtl w:val="0"/>
        </w:rPr>
        <w:t xml:space="preserve">In this discussion</w:t>
      </w:r>
      <w:r w:rsidDel="00000000" w:rsidR="00000000" w:rsidRPr="00000000">
        <w:rPr>
          <w:rtl w:val="0"/>
        </w:rPr>
        <w:t xml:space="preserve"> we’ll be looking at how</w:t>
      </w:r>
      <w:r w:rsidDel="00000000" w:rsidR="00000000" w:rsidRPr="00000000">
        <w:rPr>
          <w:rtl w:val="0"/>
        </w:rPr>
        <w:t xml:space="preserve"> the</w:t>
      </w:r>
      <w:r w:rsidDel="00000000" w:rsidR="00000000" w:rsidRPr="00000000">
        <w:rPr>
          <w:rtl w:val="0"/>
        </w:rPr>
        <w:t xml:space="preserve"> ESFRI clusters can use the existing commonalities to bridge the gaps for collaboration on onboarding communities towards EOSC. We’ll be learning from the best practices in the international RDA community and FAIRsFAIR champions community. The debate will be driven by RDA Secretary General</w:t>
      </w:r>
      <w:r w:rsidDel="00000000" w:rsidR="00000000" w:rsidRPr="00000000">
        <w:rPr>
          <w:b w:val="1"/>
          <w:rtl w:val="0"/>
        </w:rPr>
        <w:t xml:space="preserve"> Hilary Hanahoe</w:t>
      </w:r>
      <w:r w:rsidDel="00000000" w:rsidR="00000000" w:rsidRPr="00000000">
        <w:rPr>
          <w:rtl w:val="0"/>
        </w:rPr>
        <w:t xml:space="preserve">. She will kick the debate off with the statement “</w:t>
      </w:r>
      <w:r w:rsidDel="00000000" w:rsidR="00000000" w:rsidRPr="00000000">
        <w:rPr>
          <w:b w:val="1"/>
          <w:rtl w:val="0"/>
        </w:rPr>
        <w:t xml:space="preserve">Onboarding the communities and end-users to EOSC still lacks a clear grassroot, bottom-up approach. This puts a timely EOSC in practice at risk.</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1">
      <w:pPr>
        <w:jc w:val="both"/>
        <w:rPr>
          <w:color w:val="333333"/>
        </w:rPr>
      </w:pPr>
      <w:r w:rsidDel="00000000" w:rsidR="00000000" w:rsidRPr="00000000">
        <w:rPr>
          <w:rtl w:val="0"/>
        </w:rPr>
      </w:r>
    </w:p>
    <w:p w:rsidR="00000000" w:rsidDel="00000000" w:rsidP="00000000" w:rsidRDefault="00000000" w:rsidRPr="00000000" w14:paraId="00000022">
      <w:pPr>
        <w:numPr>
          <w:ilvl w:val="0"/>
          <w:numId w:val="2"/>
        </w:numPr>
        <w:ind w:left="720" w:hanging="360"/>
        <w:jc w:val="both"/>
        <w:rPr>
          <w:u w:val="none"/>
        </w:rPr>
      </w:pPr>
      <w:r w:rsidDel="00000000" w:rsidR="00000000" w:rsidRPr="00000000">
        <w:rPr>
          <w:b w:val="1"/>
          <w:rtl w:val="0"/>
        </w:rPr>
        <w:t xml:space="preserve">Debate 3: </w:t>
      </w:r>
      <w:r w:rsidDel="00000000" w:rsidR="00000000" w:rsidRPr="00000000">
        <w:rPr>
          <w:b w:val="1"/>
          <w:rtl w:val="0"/>
        </w:rPr>
        <w:t xml:space="preserve">Governance</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W</w:t>
      </w:r>
      <w:r w:rsidDel="00000000" w:rsidR="00000000" w:rsidRPr="00000000">
        <w:rPr>
          <w:rtl w:val="0"/>
        </w:rPr>
        <w:t xml:space="preserve">hich models for shaping future collaboration and result exploitation have been identified as a suitable vehicle for the consortia involved in the current cluster projects? Which impact will the establishment of EOSC have on the interest from countries in funding European RIs? What are the best practices for formal collaboration with RIs outside of Europe</w:t>
      </w:r>
      <w:r w:rsidDel="00000000" w:rsidR="00000000" w:rsidRPr="00000000">
        <w:rPr>
          <w:rtl w:val="0"/>
        </w:rPr>
        <w:t xml:space="preserve">?</w:t>
      </w:r>
      <w:r w:rsidDel="00000000" w:rsidR="00000000" w:rsidRPr="00000000">
        <w:rPr>
          <w:rtl w:val="0"/>
        </w:rPr>
        <w:t xml:space="preserve"> This debate will be driven by </w:t>
      </w:r>
      <w:r w:rsidDel="00000000" w:rsidR="00000000" w:rsidRPr="00000000">
        <w:rPr>
          <w:b w:val="1"/>
          <w:rtl w:val="0"/>
        </w:rPr>
        <w:t xml:space="preserve">Franciska de Jong</w:t>
      </w:r>
      <w:r w:rsidDel="00000000" w:rsidR="00000000" w:rsidRPr="00000000">
        <w:rPr>
          <w:rtl w:val="0"/>
        </w:rPr>
        <w:t xml:space="preserve"> (director of CLARIN ERIC and member of the EOSC sustainability Working </w:t>
      </w:r>
      <w:r w:rsidDel="00000000" w:rsidR="00000000" w:rsidRPr="00000000">
        <w:rPr>
          <w:rtl w:val="0"/>
        </w:rPr>
        <w:t xml:space="preserve">Group</w:t>
      </w:r>
      <w:r w:rsidDel="00000000" w:rsidR="00000000" w:rsidRPr="00000000">
        <w:rPr>
          <w:rtl w:val="0"/>
        </w:rPr>
        <w:t xml:space="preserve">). </w:t>
      </w:r>
      <w:r w:rsidDel="00000000" w:rsidR="00000000" w:rsidRPr="00000000">
        <w:rPr>
          <w:rtl w:val="0"/>
        </w:rPr>
        <w:t xml:space="preserve">“</w:t>
      </w:r>
      <w:r w:rsidDel="00000000" w:rsidR="00000000" w:rsidRPr="00000000">
        <w:rPr>
          <w:b w:val="1"/>
          <w:rtl w:val="0"/>
        </w:rPr>
        <w:t xml:space="preserve">In the EOSC governance model, there is no clear link with disciplinary research communities, and in particular with the early career representatives. This undermines the potential for timely alignment with innovative dynamics.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t xml:space="preserve">Structure of the </w:t>
      </w:r>
      <w:r w:rsidDel="00000000" w:rsidR="00000000" w:rsidRPr="00000000">
        <w:rPr>
          <w:rtl w:val="0"/>
        </w:rPr>
        <w:t xml:space="preserve">EOSC Cluster House of Commons </w:t>
      </w: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numPr>
          <w:ilvl w:val="0"/>
          <w:numId w:val="12"/>
        </w:numPr>
        <w:ind w:left="720" w:hanging="360"/>
      </w:pPr>
      <w:r w:rsidDel="00000000" w:rsidR="00000000" w:rsidRPr="00000000">
        <w:rPr>
          <w:rtl w:val="0"/>
        </w:rPr>
        <w:t xml:space="preserve">10 min: </w:t>
      </w:r>
      <w:r w:rsidDel="00000000" w:rsidR="00000000" w:rsidRPr="00000000">
        <w:rPr>
          <w:b w:val="1"/>
          <w:rtl w:val="0"/>
        </w:rPr>
        <w:t xml:space="preserve">Welcome to the ESFRI Cluster at RDA House of Commons </w:t>
      </w:r>
    </w:p>
    <w:p w:rsidR="00000000" w:rsidDel="00000000" w:rsidP="00000000" w:rsidRDefault="00000000" w:rsidRPr="00000000" w14:paraId="00000028">
      <w:pPr>
        <w:ind w:left="1440" w:firstLine="0"/>
        <w:rPr/>
      </w:pPr>
      <w:r w:rsidDel="00000000" w:rsidR="00000000" w:rsidRPr="00000000">
        <w:rPr>
          <w:b w:val="1"/>
          <w:rtl w:val="0"/>
        </w:rPr>
        <w:t xml:space="preserve">Debating commonalities and collaboration for thematic services, training and governance towards the European Open Science Cloud </w:t>
      </w:r>
      <w:r w:rsidDel="00000000" w:rsidR="00000000" w:rsidRPr="00000000">
        <w:rPr>
          <w:rtl w:val="0"/>
        </w:rPr>
        <w:t xml:space="preserve">- </w:t>
      </w:r>
      <w:r w:rsidDel="00000000" w:rsidR="00000000" w:rsidRPr="00000000">
        <w:rPr>
          <w:rtl w:val="0"/>
        </w:rPr>
        <w:t xml:space="preserve">Ron Dekker, director</w:t>
      </w:r>
      <w:r w:rsidDel="00000000" w:rsidR="00000000" w:rsidRPr="00000000">
        <w:rPr>
          <w:rtl w:val="0"/>
        </w:rPr>
        <w:t xml:space="preserve"> (CESSDA - SSHOC coordinator - former EOSC Executive Board member) </w:t>
      </w:r>
      <w:ins w:author="Marieke Willems" w:id="0" w:date="2021-04-01T06:19:09Z">
        <w:r w:rsidDel="00000000" w:rsidR="00000000" w:rsidRPr="00000000">
          <w:rPr>
            <w:rtl w:val="0"/>
          </w:rPr>
          <w:t xml:space="preserve">- confirmed</w:t>
        </w:r>
      </w:ins>
      <w:r w:rsidDel="00000000" w:rsidR="00000000" w:rsidRPr="00000000">
        <w:rPr>
          <w:rtl w:val="0"/>
        </w:rPr>
      </w:r>
    </w:p>
    <w:p w:rsidR="00000000" w:rsidDel="00000000" w:rsidP="00000000" w:rsidRDefault="00000000" w:rsidRPr="00000000" w14:paraId="00000029">
      <w:pPr>
        <w:numPr>
          <w:ilvl w:val="0"/>
          <w:numId w:val="12"/>
        </w:numPr>
        <w:ind w:left="720" w:hanging="360"/>
      </w:pPr>
      <w:r w:rsidDel="00000000" w:rsidR="00000000" w:rsidRPr="00000000">
        <w:rPr>
          <w:rtl w:val="0"/>
        </w:rPr>
        <w:t xml:space="preserve">5 min: The ESFRI at RDA House of Commons rules - Moderator Martijn van Calmthout</w:t>
      </w:r>
    </w:p>
    <w:p w:rsidR="00000000" w:rsidDel="00000000" w:rsidP="00000000" w:rsidRDefault="00000000" w:rsidRPr="00000000" w14:paraId="0000002A">
      <w:pPr>
        <w:numPr>
          <w:ilvl w:val="0"/>
          <w:numId w:val="12"/>
        </w:numPr>
        <w:ind w:left="720" w:hanging="360"/>
      </w:pPr>
      <w:r w:rsidDel="00000000" w:rsidR="00000000" w:rsidRPr="00000000">
        <w:rPr>
          <w:rtl w:val="0"/>
        </w:rPr>
        <w:t xml:space="preserve">40 min: </w:t>
      </w:r>
      <w:r w:rsidDel="00000000" w:rsidR="00000000" w:rsidRPr="00000000">
        <w:rPr>
          <w:b w:val="1"/>
          <w:rtl w:val="0"/>
        </w:rPr>
        <w:t xml:space="preserve">Debate 1: Data Services</w:t>
      </w:r>
    </w:p>
    <w:p w:rsidR="00000000" w:rsidDel="00000000" w:rsidP="00000000" w:rsidRDefault="00000000" w:rsidRPr="00000000" w14:paraId="0000002B">
      <w:pPr>
        <w:numPr>
          <w:ilvl w:val="1"/>
          <w:numId w:val="12"/>
        </w:numPr>
        <w:ind w:left="1440" w:hanging="360"/>
      </w:pPr>
      <w:r w:rsidDel="00000000" w:rsidR="00000000" w:rsidRPr="00000000">
        <w:rPr>
          <w:rtl w:val="0"/>
        </w:rPr>
        <w:t xml:space="preserve">Statement: FAIRsFAIR representative</w:t>
      </w:r>
      <w:r w:rsidDel="00000000" w:rsidR="00000000" w:rsidRPr="00000000">
        <w:rPr>
          <w:rtl w:val="0"/>
        </w:rPr>
        <w:t xml:space="preserve"> “</w:t>
      </w:r>
      <w:r w:rsidDel="00000000" w:rsidR="00000000" w:rsidRPr="00000000">
        <w:rPr>
          <w:b w:val="1"/>
          <w:i w:val="1"/>
          <w:rtl w:val="0"/>
        </w:rPr>
        <w:t xml:space="preserve">Metadata. Everyone thinks it's a great idea, but no-one wants to use someone else's</w:t>
      </w:r>
      <w:r w:rsidDel="00000000" w:rsidR="00000000" w:rsidRPr="00000000">
        <w:rPr>
          <w:rtl w:val="0"/>
        </w:rPr>
        <w:t xml:space="preserve">?”</w:t>
      </w:r>
      <w:r w:rsidDel="00000000" w:rsidR="00000000" w:rsidRPr="00000000">
        <w:rPr>
          <w:rtl w:val="0"/>
        </w:rPr>
        <w:t xml:space="preserve"> (3 min) - Eva Mendez </w:t>
      </w:r>
      <w:r w:rsidDel="00000000" w:rsidR="00000000" w:rsidRPr="00000000">
        <w:rPr>
          <w:b w:val="1"/>
          <w:color w:val="ff0000"/>
          <w:rtl w:val="0"/>
        </w:rPr>
        <w:t xml:space="preserve">- confirmed</w:t>
      </w:r>
      <w:r w:rsidDel="00000000" w:rsidR="00000000" w:rsidRPr="00000000">
        <w:rPr>
          <w:rtl w:val="0"/>
        </w:rPr>
      </w:r>
    </w:p>
    <w:p w:rsidR="00000000" w:rsidDel="00000000" w:rsidP="00000000" w:rsidRDefault="00000000" w:rsidRPr="00000000" w14:paraId="0000002C">
      <w:pPr>
        <w:numPr>
          <w:ilvl w:val="1"/>
          <w:numId w:val="12"/>
        </w:numPr>
        <w:ind w:left="1440" w:hanging="360"/>
        <w:rPr>
          <w:u w:val="none"/>
        </w:rPr>
      </w:pPr>
      <w:r w:rsidDel="00000000" w:rsidR="00000000" w:rsidRPr="00000000">
        <w:rPr>
          <w:rtl w:val="0"/>
        </w:rPr>
        <w:t xml:space="preserve">Voting by the audience (2 min)</w:t>
      </w:r>
    </w:p>
    <w:p w:rsidR="00000000" w:rsidDel="00000000" w:rsidP="00000000" w:rsidRDefault="00000000" w:rsidRPr="00000000" w14:paraId="0000002D">
      <w:pPr>
        <w:numPr>
          <w:ilvl w:val="1"/>
          <w:numId w:val="12"/>
        </w:numPr>
        <w:ind w:left="1440" w:hanging="360"/>
        <w:rPr>
          <w:u w:val="none"/>
        </w:rPr>
      </w:pPr>
      <w:r w:rsidDel="00000000" w:rsidR="00000000" w:rsidRPr="00000000">
        <w:rPr>
          <w:rtl w:val="0"/>
        </w:rPr>
        <w:t xml:space="preserve">Panel, with 2 in favour and 2 against (30 min)</w:t>
      </w:r>
    </w:p>
    <w:p w:rsidR="00000000" w:rsidDel="00000000" w:rsidP="00000000" w:rsidRDefault="00000000" w:rsidRPr="00000000" w14:paraId="0000002E">
      <w:pPr>
        <w:numPr>
          <w:ilvl w:val="2"/>
          <w:numId w:val="12"/>
        </w:numPr>
        <w:ind w:left="2160" w:hanging="360"/>
        <w:rPr>
          <w:u w:val="none"/>
        </w:rPr>
      </w:pPr>
      <w:r w:rsidDel="00000000" w:rsidR="00000000" w:rsidRPr="00000000">
        <w:rPr>
          <w:rtl w:val="0"/>
        </w:rPr>
        <w:t xml:space="preserve">Green Team: ARCHIVER/ CERN - Joao Fernandes - </w:t>
      </w:r>
      <w:r w:rsidDel="00000000" w:rsidR="00000000" w:rsidRPr="00000000">
        <w:rPr>
          <w:color w:val="ff0000"/>
          <w:rtl w:val="0"/>
        </w:rPr>
        <w:t xml:space="preserve">confirmed</w:t>
      </w:r>
    </w:p>
    <w:p w:rsidR="00000000" w:rsidDel="00000000" w:rsidP="00000000" w:rsidRDefault="00000000" w:rsidRPr="00000000" w14:paraId="0000002F">
      <w:pPr>
        <w:numPr>
          <w:ilvl w:val="2"/>
          <w:numId w:val="12"/>
        </w:numPr>
        <w:ind w:left="2160" w:hanging="360"/>
        <w:rPr>
          <w:u w:val="none"/>
        </w:rPr>
      </w:pPr>
      <w:r w:rsidDel="00000000" w:rsidR="00000000" w:rsidRPr="00000000">
        <w:rPr>
          <w:rtl w:val="0"/>
        </w:rPr>
        <w:t xml:space="preserve">Green Team: EOSC-Life - </w:t>
      </w:r>
      <w:r w:rsidDel="00000000" w:rsidR="00000000" w:rsidRPr="00000000">
        <w:rPr>
          <w:rtl w:val="0"/>
        </w:rPr>
        <w:t xml:space="preserve">Carole Goble -</w:t>
      </w:r>
      <w:r w:rsidDel="00000000" w:rsidR="00000000" w:rsidRPr="00000000">
        <w:rPr>
          <w:color w:val="ff0000"/>
          <w:rtl w:val="0"/>
        </w:rPr>
        <w:t xml:space="preserve"> confirmed</w:t>
      </w:r>
      <w:r w:rsidDel="00000000" w:rsidR="00000000" w:rsidRPr="00000000">
        <w:rPr>
          <w:rtl w:val="0"/>
        </w:rPr>
      </w:r>
    </w:p>
    <w:p w:rsidR="00000000" w:rsidDel="00000000" w:rsidP="00000000" w:rsidRDefault="00000000" w:rsidRPr="00000000" w14:paraId="00000030">
      <w:pPr>
        <w:numPr>
          <w:ilvl w:val="2"/>
          <w:numId w:val="12"/>
        </w:numPr>
        <w:ind w:left="2160" w:hanging="360"/>
        <w:rPr>
          <w:u w:val="none"/>
        </w:rPr>
      </w:pPr>
      <w:r w:rsidDel="00000000" w:rsidR="00000000" w:rsidRPr="00000000">
        <w:rPr>
          <w:rtl w:val="0"/>
        </w:rPr>
        <w:t xml:space="preserve">Red Team: ESCAPE - </w:t>
      </w:r>
      <w:r w:rsidDel="00000000" w:rsidR="00000000" w:rsidRPr="00000000">
        <w:rPr>
          <w:strike w:val="1"/>
          <w:rtl w:val="0"/>
        </w:rPr>
        <w:t xml:space="preserve">Françoise Genova</w:t>
      </w:r>
      <w:r w:rsidDel="00000000" w:rsidR="00000000" w:rsidRPr="00000000">
        <w:rPr>
          <w:rtl w:val="0"/>
        </w:rPr>
        <w:t xml:space="preserve"> Mark Allen </w:t>
      </w:r>
      <w:r w:rsidDel="00000000" w:rsidR="00000000" w:rsidRPr="00000000">
        <w:rPr>
          <w:color w:val="ff0000"/>
          <w:rtl w:val="0"/>
        </w:rPr>
        <w:t xml:space="preserve">- confirmed</w:t>
      </w:r>
    </w:p>
    <w:p w:rsidR="00000000" w:rsidDel="00000000" w:rsidP="00000000" w:rsidRDefault="00000000" w:rsidRPr="00000000" w14:paraId="00000031">
      <w:pPr>
        <w:numPr>
          <w:ilvl w:val="2"/>
          <w:numId w:val="12"/>
        </w:numPr>
        <w:ind w:left="2160" w:hanging="360"/>
        <w:rPr/>
      </w:pPr>
      <w:r w:rsidDel="00000000" w:rsidR="00000000" w:rsidRPr="00000000">
        <w:rPr>
          <w:rtl w:val="0"/>
        </w:rPr>
        <w:t xml:space="preserve">Red Team: SSHOC - </w:t>
      </w:r>
      <w:r w:rsidDel="00000000" w:rsidR="00000000" w:rsidRPr="00000000">
        <w:rPr>
          <w:rtl w:val="0"/>
        </w:rPr>
        <w:t xml:space="preserve">Daan Broeder</w:t>
      </w:r>
      <w:r w:rsidDel="00000000" w:rsidR="00000000" w:rsidRPr="00000000">
        <w:rPr>
          <w:rtl w:val="0"/>
        </w:rPr>
        <w:t xml:space="preserve"> - </w:t>
      </w:r>
      <w:r w:rsidDel="00000000" w:rsidR="00000000" w:rsidRPr="00000000">
        <w:rPr>
          <w:color w:val="ff0000"/>
          <w:rtl w:val="0"/>
        </w:rPr>
        <w:t xml:space="preserve">Confirmed</w:t>
      </w:r>
    </w:p>
    <w:p w:rsidR="00000000" w:rsidDel="00000000" w:rsidP="00000000" w:rsidRDefault="00000000" w:rsidRPr="00000000" w14:paraId="00000032">
      <w:pPr>
        <w:numPr>
          <w:ilvl w:val="1"/>
          <w:numId w:val="12"/>
        </w:numPr>
        <w:ind w:left="1440" w:hanging="360"/>
        <w:rPr>
          <w:u w:val="none"/>
        </w:rPr>
      </w:pPr>
      <w:r w:rsidDel="00000000" w:rsidR="00000000" w:rsidRPr="00000000">
        <w:rPr>
          <w:rtl w:val="0"/>
        </w:rPr>
        <w:t xml:space="preserve">Debate lead defines</w:t>
      </w:r>
      <w:commentRangeStart w:id="2"/>
      <w:r w:rsidDel="00000000" w:rsidR="00000000" w:rsidRPr="00000000">
        <w:rPr>
          <w:rtl w:val="0"/>
        </w:rPr>
        <w:t xml:space="preserve"> practical recommendation</w:t>
      </w:r>
      <w:commentRangeEnd w:id="2"/>
      <w:r w:rsidDel="00000000" w:rsidR="00000000" w:rsidRPr="00000000">
        <w:commentReference w:id="2"/>
      </w:r>
      <w:r w:rsidDel="00000000" w:rsidR="00000000" w:rsidRPr="00000000">
        <w:rPr>
          <w:rtl w:val="0"/>
        </w:rPr>
        <w:t xml:space="preserve"> (5 min) - question to audience to see if they agree/have additional questions.</w:t>
      </w:r>
    </w:p>
    <w:p w:rsidR="00000000" w:rsidDel="00000000" w:rsidP="00000000" w:rsidRDefault="00000000" w:rsidRPr="00000000" w14:paraId="00000033">
      <w:pPr>
        <w:numPr>
          <w:ilvl w:val="0"/>
          <w:numId w:val="12"/>
        </w:numPr>
        <w:ind w:left="720" w:hanging="360"/>
      </w:pPr>
      <w:r w:rsidDel="00000000" w:rsidR="00000000" w:rsidRPr="00000000">
        <w:rPr>
          <w:rtl w:val="0"/>
        </w:rPr>
        <w:t xml:space="preserve">20</w:t>
      </w:r>
      <w:r w:rsidDel="00000000" w:rsidR="00000000" w:rsidRPr="00000000">
        <w:rPr>
          <w:rtl w:val="0"/>
        </w:rPr>
        <w:t xml:space="preserve"> min coffee break </w:t>
      </w:r>
      <w:r w:rsidDel="00000000" w:rsidR="00000000" w:rsidRPr="00000000">
        <w:rPr>
          <w:rtl w:val="0"/>
        </w:rPr>
        <w:t xml:space="preserve">- </w:t>
      </w:r>
      <w:r w:rsidDel="00000000" w:rsidR="00000000" w:rsidRPr="00000000">
        <w:rPr>
          <w:rtl w:val="0"/>
        </w:rPr>
        <w:t xml:space="preserve">with a thematic services matching game (the author &amp; the services, for speed coffee dates) </w:t>
      </w:r>
      <w:r w:rsidDel="00000000" w:rsidR="00000000" w:rsidRPr="00000000">
        <w:rPr>
          <w:rtl w:val="0"/>
        </w:rPr>
        <w:t xml:space="preserve">- need for more links with RDA community</w:t>
      </w:r>
    </w:p>
    <w:p w:rsidR="00000000" w:rsidDel="00000000" w:rsidP="00000000" w:rsidRDefault="00000000" w:rsidRPr="00000000" w14:paraId="00000034">
      <w:pPr>
        <w:numPr>
          <w:ilvl w:val="0"/>
          <w:numId w:val="12"/>
        </w:numPr>
        <w:ind w:left="720" w:hanging="360"/>
        <w:rPr>
          <w:b w:val="1"/>
        </w:rPr>
      </w:pPr>
      <w:r w:rsidDel="00000000" w:rsidR="00000000" w:rsidRPr="00000000">
        <w:rPr>
          <w:b w:val="1"/>
          <w:rtl w:val="0"/>
        </w:rPr>
        <w:t xml:space="preserve">40 min: Debate 2: Onboarding communities &amp; end-users</w:t>
      </w:r>
      <w:r w:rsidDel="00000000" w:rsidR="00000000" w:rsidRPr="00000000">
        <w:rPr>
          <w:rtl w:val="0"/>
        </w:rPr>
      </w:r>
    </w:p>
    <w:p w:rsidR="00000000" w:rsidDel="00000000" w:rsidP="00000000" w:rsidRDefault="00000000" w:rsidRPr="00000000" w14:paraId="00000035">
      <w:pPr>
        <w:numPr>
          <w:ilvl w:val="1"/>
          <w:numId w:val="12"/>
        </w:numPr>
        <w:ind w:left="1440" w:hanging="360"/>
      </w:pPr>
      <w:r w:rsidDel="00000000" w:rsidR="00000000" w:rsidRPr="00000000">
        <w:rPr>
          <w:rtl w:val="0"/>
        </w:rPr>
        <w:t xml:space="preserve">Statement: </w:t>
      </w:r>
      <w:r w:rsidDel="00000000" w:rsidR="00000000" w:rsidRPr="00000000">
        <w:rPr>
          <w:color w:val="333333"/>
          <w:rtl w:val="0"/>
        </w:rPr>
        <w:t xml:space="preserve">Hilary Hanahoe</w:t>
      </w:r>
      <w:r w:rsidDel="00000000" w:rsidR="00000000" w:rsidRPr="00000000">
        <w:rPr>
          <w:color w:val="333333"/>
          <w:rtl w:val="0"/>
        </w:rPr>
        <w:t xml:space="preserve">, Secretary General, Research Data Alliance</w:t>
      </w:r>
      <w:r w:rsidDel="00000000" w:rsidR="00000000" w:rsidRPr="00000000">
        <w:rPr>
          <w:color w:val="333333"/>
          <w:rtl w:val="0"/>
        </w:rPr>
        <w:t xml:space="preserve"> (RDA) “</w:t>
      </w:r>
      <w:r w:rsidDel="00000000" w:rsidR="00000000" w:rsidRPr="00000000">
        <w:rPr>
          <w:b w:val="1"/>
          <w:rtl w:val="0"/>
        </w:rPr>
        <w:t xml:space="preserve">Onboarding communities and end-users to EOSC still lacks a clear grassroot, bottom-up approach. This puts a timely EOSC in practice at risk</w:t>
      </w:r>
      <w:r w:rsidDel="00000000" w:rsidR="00000000" w:rsidRPr="00000000">
        <w:rPr>
          <w:b w:val="1"/>
          <w:rtl w:val="0"/>
        </w:rPr>
        <w:t xml:space="preserve">”</w:t>
      </w:r>
      <w:r w:rsidDel="00000000" w:rsidR="00000000" w:rsidRPr="00000000">
        <w:rPr>
          <w:b w:val="1"/>
          <w:color w:val="ff0000"/>
          <w:rtl w:val="0"/>
        </w:rPr>
        <w:t xml:space="preserve">- confirmed</w:t>
      </w:r>
      <w:r w:rsidDel="00000000" w:rsidR="00000000" w:rsidRPr="00000000">
        <w:rPr>
          <w:rtl w:val="0"/>
        </w:rPr>
      </w:r>
    </w:p>
    <w:p w:rsidR="00000000" w:rsidDel="00000000" w:rsidP="00000000" w:rsidRDefault="00000000" w:rsidRPr="00000000" w14:paraId="00000036">
      <w:pPr>
        <w:numPr>
          <w:ilvl w:val="1"/>
          <w:numId w:val="12"/>
        </w:numPr>
        <w:ind w:left="1440" w:hanging="360"/>
      </w:pPr>
      <w:r w:rsidDel="00000000" w:rsidR="00000000" w:rsidRPr="00000000">
        <w:rPr>
          <w:rtl w:val="0"/>
        </w:rPr>
        <w:t xml:space="preserve">Voting by the audience (2 min)</w:t>
      </w:r>
    </w:p>
    <w:p w:rsidR="00000000" w:rsidDel="00000000" w:rsidP="00000000" w:rsidRDefault="00000000" w:rsidRPr="00000000" w14:paraId="00000037">
      <w:pPr>
        <w:numPr>
          <w:ilvl w:val="1"/>
          <w:numId w:val="12"/>
        </w:numPr>
        <w:ind w:left="1440" w:hanging="360"/>
      </w:pPr>
      <w:r w:rsidDel="00000000" w:rsidR="00000000" w:rsidRPr="00000000">
        <w:rPr>
          <w:rtl w:val="0"/>
        </w:rPr>
        <w:t xml:space="preserve">Panel, with 2 in favour and 2 against (30 min)</w:t>
      </w:r>
    </w:p>
    <w:p w:rsidR="00000000" w:rsidDel="00000000" w:rsidP="00000000" w:rsidRDefault="00000000" w:rsidRPr="00000000" w14:paraId="00000038">
      <w:pPr>
        <w:numPr>
          <w:ilvl w:val="2"/>
          <w:numId w:val="12"/>
        </w:numPr>
        <w:ind w:left="2160" w:hanging="360"/>
        <w:rPr>
          <w:highlight w:val="yellow"/>
        </w:rPr>
      </w:pPr>
      <w:r w:rsidDel="00000000" w:rsidR="00000000" w:rsidRPr="00000000">
        <w:rPr>
          <w:highlight w:val="yellow"/>
          <w:rtl w:val="0"/>
        </w:rPr>
        <w:t xml:space="preserve">Green Team: - EOSC Association - </w:t>
      </w:r>
      <w:commentRangeStart w:id="3"/>
      <w:r w:rsidDel="00000000" w:rsidR="00000000" w:rsidRPr="00000000">
        <w:rPr>
          <w:highlight w:val="yellow"/>
          <w:rtl w:val="0"/>
        </w:rPr>
        <w:t xml:space="preserve">Marialuisa Lavitrano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9">
      <w:pPr>
        <w:numPr>
          <w:ilvl w:val="2"/>
          <w:numId w:val="12"/>
        </w:numPr>
        <w:ind w:left="2160" w:hanging="360"/>
        <w:rPr>
          <w:highlight w:val="yellow"/>
        </w:rPr>
      </w:pPr>
      <w:r w:rsidDel="00000000" w:rsidR="00000000" w:rsidRPr="00000000">
        <w:rPr>
          <w:highlight w:val="yellow"/>
          <w:rtl w:val="0"/>
        </w:rPr>
        <w:t xml:space="preserve">Green Team: FAIRsFAIR champion or SSHOC -  who? Suzanne Dumouchel?</w:t>
      </w:r>
    </w:p>
    <w:p w:rsidR="00000000" w:rsidDel="00000000" w:rsidP="00000000" w:rsidRDefault="00000000" w:rsidRPr="00000000" w14:paraId="0000003A">
      <w:pPr>
        <w:numPr>
          <w:ilvl w:val="2"/>
          <w:numId w:val="12"/>
        </w:numPr>
        <w:ind w:left="2160" w:hanging="360"/>
      </w:pPr>
      <w:r w:rsidDel="00000000" w:rsidR="00000000" w:rsidRPr="00000000">
        <w:rPr>
          <w:rtl w:val="0"/>
        </w:rPr>
        <w:t xml:space="preserve">Red Team: ENVRI-FAIR- Ari Asmi - </w:t>
      </w:r>
      <w:r w:rsidDel="00000000" w:rsidR="00000000" w:rsidRPr="00000000">
        <w:rPr>
          <w:color w:val="ff0000"/>
          <w:rtl w:val="0"/>
        </w:rPr>
        <w:t xml:space="preserve">confirmed</w:t>
      </w:r>
    </w:p>
    <w:p w:rsidR="00000000" w:rsidDel="00000000" w:rsidP="00000000" w:rsidRDefault="00000000" w:rsidRPr="00000000" w14:paraId="0000003B">
      <w:pPr>
        <w:numPr>
          <w:ilvl w:val="2"/>
          <w:numId w:val="12"/>
        </w:numPr>
        <w:ind w:left="2160" w:hanging="360"/>
      </w:pPr>
      <w:r w:rsidDel="00000000" w:rsidR="00000000" w:rsidRPr="00000000">
        <w:rPr>
          <w:rtl w:val="0"/>
        </w:rPr>
        <w:t xml:space="preserve">Red Team: PaNOSC - Rudolf Dimper</w:t>
      </w:r>
      <w:r w:rsidDel="00000000" w:rsidR="00000000" w:rsidRPr="00000000">
        <w:rPr>
          <w:color w:val="cc0000"/>
          <w:rtl w:val="0"/>
        </w:rPr>
        <w:t xml:space="preserve"> - confirmed</w:t>
      </w:r>
    </w:p>
    <w:p w:rsidR="00000000" w:rsidDel="00000000" w:rsidP="00000000" w:rsidRDefault="00000000" w:rsidRPr="00000000" w14:paraId="0000003C">
      <w:pPr>
        <w:numPr>
          <w:ilvl w:val="1"/>
          <w:numId w:val="12"/>
        </w:numPr>
        <w:ind w:left="1440" w:hanging="360"/>
      </w:pPr>
      <w:r w:rsidDel="00000000" w:rsidR="00000000" w:rsidRPr="00000000">
        <w:rPr>
          <w:rtl w:val="0"/>
        </w:rPr>
        <w:t xml:space="preserve">Debate lead defines practical recommendation (5 min)</w:t>
      </w:r>
    </w:p>
    <w:p w:rsidR="00000000" w:rsidDel="00000000" w:rsidP="00000000" w:rsidRDefault="00000000" w:rsidRPr="00000000" w14:paraId="0000003D">
      <w:pPr>
        <w:numPr>
          <w:ilvl w:val="0"/>
          <w:numId w:val="12"/>
        </w:numPr>
        <w:ind w:left="720" w:hanging="360"/>
        <w:rPr>
          <w:b w:val="1"/>
        </w:rPr>
      </w:pPr>
      <w:r w:rsidDel="00000000" w:rsidR="00000000" w:rsidRPr="00000000">
        <w:rPr>
          <w:b w:val="1"/>
          <w:rtl w:val="0"/>
        </w:rPr>
        <w:t xml:space="preserve">40 min: Debate 3: Governance &amp; closing</w:t>
      </w:r>
      <w:r w:rsidDel="00000000" w:rsidR="00000000" w:rsidRPr="00000000">
        <w:rPr>
          <w:rtl w:val="0"/>
        </w:rPr>
      </w:r>
    </w:p>
    <w:p w:rsidR="00000000" w:rsidDel="00000000" w:rsidP="00000000" w:rsidRDefault="00000000" w:rsidRPr="00000000" w14:paraId="0000003E">
      <w:pPr>
        <w:numPr>
          <w:ilvl w:val="1"/>
          <w:numId w:val="12"/>
        </w:numPr>
        <w:ind w:left="1440" w:hanging="360"/>
      </w:pPr>
      <w:r w:rsidDel="00000000" w:rsidR="00000000" w:rsidRPr="00000000">
        <w:rPr>
          <w:rtl w:val="0"/>
        </w:rPr>
        <w:t xml:space="preserve">Statement: Franciska de Jong, director CLARIN ERIC and member of the EOSC sustainability Working Group. ”</w:t>
      </w:r>
      <w:commentRangeStart w:id="4"/>
      <w:commentRangeStart w:id="5"/>
      <w:commentRangeStart w:id="6"/>
      <w:r w:rsidDel="00000000" w:rsidR="00000000" w:rsidRPr="00000000">
        <w:rPr>
          <w:b w:val="1"/>
          <w:i w:val="1"/>
          <w:rtl w:val="0"/>
        </w:rPr>
        <w:t xml:space="preserve">In the EOSC governance model, there is no clear link with disciplinary research communities, and in particular with the early career representatives. This undermines the potential for timely alignment with innovative dynamics</w:t>
      </w:r>
      <w:r w:rsidDel="00000000" w:rsidR="00000000" w:rsidRPr="00000000">
        <w:rPr>
          <w:rtl w:val="0"/>
        </w:rPr>
        <w:t xml:space="preserve"> </w:t>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r w:rsidDel="00000000" w:rsidR="00000000" w:rsidRPr="00000000">
        <w:rPr>
          <w:rtl w:val="0"/>
        </w:rPr>
        <w:t xml:space="preserve">” (3 min) </w:t>
      </w:r>
      <w:r w:rsidDel="00000000" w:rsidR="00000000" w:rsidRPr="00000000">
        <w:rPr>
          <w:b w:val="1"/>
          <w:color w:val="ff0000"/>
          <w:rtl w:val="0"/>
        </w:rPr>
        <w:t xml:space="preserve">- confirmed</w:t>
      </w:r>
      <w:r w:rsidDel="00000000" w:rsidR="00000000" w:rsidRPr="00000000">
        <w:rPr>
          <w:rtl w:val="0"/>
        </w:rPr>
      </w:r>
    </w:p>
    <w:p w:rsidR="00000000" w:rsidDel="00000000" w:rsidP="00000000" w:rsidRDefault="00000000" w:rsidRPr="00000000" w14:paraId="0000003F">
      <w:pPr>
        <w:numPr>
          <w:ilvl w:val="1"/>
          <w:numId w:val="12"/>
        </w:numPr>
        <w:ind w:left="1440" w:hanging="360"/>
      </w:pPr>
      <w:r w:rsidDel="00000000" w:rsidR="00000000" w:rsidRPr="00000000">
        <w:rPr>
          <w:rtl w:val="0"/>
        </w:rPr>
        <w:t xml:space="preserve">Voting by the audience (2 min)</w:t>
      </w:r>
    </w:p>
    <w:p w:rsidR="00000000" w:rsidDel="00000000" w:rsidP="00000000" w:rsidRDefault="00000000" w:rsidRPr="00000000" w14:paraId="00000040">
      <w:pPr>
        <w:numPr>
          <w:ilvl w:val="1"/>
          <w:numId w:val="12"/>
        </w:numPr>
        <w:ind w:left="1440" w:hanging="360"/>
      </w:pPr>
      <w:r w:rsidDel="00000000" w:rsidR="00000000" w:rsidRPr="00000000">
        <w:rPr>
          <w:rtl w:val="0"/>
        </w:rPr>
        <w:t xml:space="preserve">Panel, with 2 in favour and 2 against (30 min)</w:t>
      </w:r>
    </w:p>
    <w:p w:rsidR="00000000" w:rsidDel="00000000" w:rsidP="00000000" w:rsidRDefault="00000000" w:rsidRPr="00000000" w14:paraId="00000041">
      <w:pPr>
        <w:numPr>
          <w:ilvl w:val="2"/>
          <w:numId w:val="12"/>
        </w:numPr>
        <w:ind w:left="2160" w:hanging="360"/>
      </w:pPr>
      <w:r w:rsidDel="00000000" w:rsidR="00000000" w:rsidRPr="00000000">
        <w:rPr>
          <w:rtl w:val="0"/>
        </w:rPr>
        <w:t xml:space="preserve">Green team: RDA ECR IG - Fotis Psomopoulos (CERTH, RDA ERC IG co-chair) - </w:t>
      </w:r>
      <w:r w:rsidDel="00000000" w:rsidR="00000000" w:rsidRPr="00000000">
        <w:rPr>
          <w:color w:val="ff0000"/>
          <w:rtl w:val="0"/>
        </w:rPr>
        <w:t xml:space="preserve">confirmed</w:t>
      </w:r>
    </w:p>
    <w:p w:rsidR="00000000" w:rsidDel="00000000" w:rsidP="00000000" w:rsidRDefault="00000000" w:rsidRPr="00000000" w14:paraId="00000042">
      <w:pPr>
        <w:numPr>
          <w:ilvl w:val="2"/>
          <w:numId w:val="12"/>
        </w:numPr>
        <w:ind w:left="2160" w:hanging="360"/>
      </w:pPr>
      <w:r w:rsidDel="00000000" w:rsidR="00000000" w:rsidRPr="00000000">
        <w:rPr>
          <w:rtl w:val="0"/>
        </w:rPr>
        <w:t xml:space="preserve">Green team: ESFRI - Mirjam van Daalen </w:t>
      </w:r>
      <w:r w:rsidDel="00000000" w:rsidR="00000000" w:rsidRPr="00000000">
        <w:rPr>
          <w:color w:val="ff0000"/>
          <w:rtl w:val="0"/>
        </w:rPr>
        <w:t xml:space="preserve">- confirmed</w:t>
      </w:r>
    </w:p>
    <w:p w:rsidR="00000000" w:rsidDel="00000000" w:rsidP="00000000" w:rsidRDefault="00000000" w:rsidRPr="00000000" w14:paraId="00000043">
      <w:pPr>
        <w:numPr>
          <w:ilvl w:val="2"/>
          <w:numId w:val="12"/>
        </w:numPr>
        <w:ind w:left="2160" w:hanging="360"/>
        <w:rPr>
          <w:highlight w:val="yellow"/>
        </w:rPr>
      </w:pPr>
      <w:r w:rsidDel="00000000" w:rsidR="00000000" w:rsidRPr="00000000">
        <w:rPr>
          <w:rtl w:val="0"/>
        </w:rPr>
        <w:t xml:space="preserve">Red Team: EOSC-Life -</w:t>
      </w:r>
      <w:r w:rsidDel="00000000" w:rsidR="00000000" w:rsidRPr="00000000">
        <w:rPr>
          <w:highlight w:val="yellow"/>
          <w:rtl w:val="0"/>
        </w:rPr>
        <w:t xml:space="preserve"> </w:t>
      </w:r>
      <w:r w:rsidDel="00000000" w:rsidR="00000000" w:rsidRPr="00000000">
        <w:rPr>
          <w:rFonts w:ascii="Roboto" w:cs="Roboto" w:eastAsia="Roboto" w:hAnsi="Roboto"/>
          <w:color w:val="3c4043"/>
          <w:sz w:val="21"/>
          <w:szCs w:val="21"/>
          <w:highlight w:val="white"/>
          <w:rtl w:val="0"/>
        </w:rPr>
        <w:t xml:space="preserve">Claudia Alén Amaro - </w:t>
      </w:r>
      <w:r w:rsidDel="00000000" w:rsidR="00000000" w:rsidRPr="00000000">
        <w:rPr>
          <w:rFonts w:ascii="Roboto" w:cs="Roboto" w:eastAsia="Roboto" w:hAnsi="Roboto"/>
          <w:color w:val="ff0000"/>
          <w:sz w:val="21"/>
          <w:szCs w:val="21"/>
          <w:highlight w:val="white"/>
          <w:rtl w:val="0"/>
        </w:rPr>
        <w:t xml:space="preserve">confirmed</w:t>
      </w:r>
      <w:r w:rsidDel="00000000" w:rsidR="00000000" w:rsidRPr="00000000">
        <w:rPr>
          <w:rtl w:val="0"/>
        </w:rPr>
      </w:r>
    </w:p>
    <w:p w:rsidR="00000000" w:rsidDel="00000000" w:rsidP="00000000" w:rsidRDefault="00000000" w:rsidRPr="00000000" w14:paraId="00000044">
      <w:pPr>
        <w:numPr>
          <w:ilvl w:val="2"/>
          <w:numId w:val="12"/>
        </w:numPr>
        <w:ind w:left="2160" w:hanging="360"/>
      </w:pPr>
      <w:r w:rsidDel="00000000" w:rsidR="00000000" w:rsidRPr="00000000">
        <w:rPr>
          <w:rtl w:val="0"/>
        </w:rPr>
        <w:t xml:space="preserve">Red team: ENVRI-FAIR- Anca Hienola </w:t>
      </w:r>
      <w:r w:rsidDel="00000000" w:rsidR="00000000" w:rsidRPr="00000000">
        <w:rPr>
          <w:color w:val="ff00ff"/>
          <w:rtl w:val="0"/>
        </w:rPr>
        <w:t xml:space="preserve">- confirmed</w:t>
      </w:r>
    </w:p>
    <w:p w:rsidR="00000000" w:rsidDel="00000000" w:rsidP="00000000" w:rsidRDefault="00000000" w:rsidRPr="00000000" w14:paraId="00000045">
      <w:pPr>
        <w:numPr>
          <w:ilvl w:val="1"/>
          <w:numId w:val="12"/>
        </w:numPr>
        <w:ind w:left="1440" w:hanging="360"/>
      </w:pPr>
      <w:r w:rsidDel="00000000" w:rsidR="00000000" w:rsidRPr="00000000">
        <w:rPr>
          <w:rtl w:val="0"/>
        </w:rPr>
        <w:t xml:space="preserve">Debate lead defines practical recommendation (5 min)</w:t>
      </w:r>
    </w:p>
    <w:p w:rsidR="00000000" w:rsidDel="00000000" w:rsidP="00000000" w:rsidRDefault="00000000" w:rsidRPr="00000000" w14:paraId="00000046">
      <w:pPr>
        <w:numPr>
          <w:ilvl w:val="0"/>
          <w:numId w:val="12"/>
        </w:numPr>
        <w:ind w:left="720" w:hanging="360"/>
        <w:rPr>
          <w:highlight w:val="yellow"/>
        </w:rPr>
      </w:pPr>
      <w:r w:rsidDel="00000000" w:rsidR="00000000" w:rsidRPr="00000000">
        <w:rPr>
          <w:highlight w:val="yellow"/>
          <w:rtl w:val="0"/>
        </w:rPr>
        <w:t xml:space="preserve">Break - 15 min?</w:t>
      </w:r>
    </w:p>
    <w:p w:rsidR="00000000" w:rsidDel="00000000" w:rsidP="00000000" w:rsidRDefault="00000000" w:rsidRPr="00000000" w14:paraId="00000047">
      <w:pPr>
        <w:numPr>
          <w:ilvl w:val="0"/>
          <w:numId w:val="12"/>
        </w:numPr>
        <w:ind w:left="720" w:hanging="360"/>
        <w:rPr>
          <w:highlight w:val="yellow"/>
        </w:rPr>
      </w:pPr>
      <w:r w:rsidDel="00000000" w:rsidR="00000000" w:rsidRPr="00000000">
        <w:rPr>
          <w:highlight w:val="yellow"/>
          <w:rtl w:val="0"/>
        </w:rPr>
        <w:t xml:space="preserve">Wrap up - 15 min - visual element?</w:t>
      </w: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Who should </w:t>
      </w:r>
      <w:r w:rsidDel="00000000" w:rsidR="00000000" w:rsidRPr="00000000">
        <w:rPr>
          <w:rtl w:val="0"/>
        </w:rPr>
        <w:t xml:space="preserve">attend</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B">
      <w:pPr>
        <w:numPr>
          <w:ilvl w:val="0"/>
          <w:numId w:val="11"/>
        </w:numPr>
        <w:ind w:left="720" w:hanging="360"/>
        <w:jc w:val="both"/>
        <w:rPr>
          <w:u w:val="none"/>
        </w:rPr>
      </w:pPr>
      <w:r w:rsidDel="00000000" w:rsidR="00000000" w:rsidRPr="00000000">
        <w:rPr>
          <w:rtl w:val="0"/>
        </w:rPr>
        <w:t xml:space="preserve">EOSC and research data communities, </w:t>
      </w:r>
    </w:p>
    <w:p w:rsidR="00000000" w:rsidDel="00000000" w:rsidP="00000000" w:rsidRDefault="00000000" w:rsidRPr="00000000" w14:paraId="0000004C">
      <w:pPr>
        <w:numPr>
          <w:ilvl w:val="0"/>
          <w:numId w:val="11"/>
        </w:numPr>
        <w:ind w:left="720" w:hanging="360"/>
        <w:jc w:val="both"/>
        <w:rPr>
          <w:u w:val="none"/>
        </w:rPr>
      </w:pPr>
      <w:r w:rsidDel="00000000" w:rsidR="00000000" w:rsidRPr="00000000">
        <w:rPr>
          <w:rtl w:val="0"/>
        </w:rPr>
        <w:t xml:space="preserve">researchers, RIs in EOSC cluster projects, </w:t>
      </w:r>
    </w:p>
    <w:p w:rsidR="00000000" w:rsidDel="00000000" w:rsidP="00000000" w:rsidRDefault="00000000" w:rsidRPr="00000000" w14:paraId="0000004D">
      <w:pPr>
        <w:numPr>
          <w:ilvl w:val="0"/>
          <w:numId w:val="11"/>
        </w:numPr>
        <w:ind w:left="720" w:hanging="360"/>
        <w:jc w:val="both"/>
        <w:rPr>
          <w:u w:val="none"/>
        </w:rPr>
      </w:pPr>
      <w:r w:rsidDel="00000000" w:rsidR="00000000" w:rsidRPr="00000000">
        <w:rPr>
          <w:rtl w:val="0"/>
        </w:rPr>
        <w:t xml:space="preserve">ESFRI representatives </w:t>
      </w:r>
      <w:r w:rsidDel="00000000" w:rsidR="00000000" w:rsidRPr="00000000">
        <w:rPr>
          <w:rtl w:val="0"/>
        </w:rPr>
        <w:t xml:space="preserve">(including SWG chairs)</w:t>
      </w:r>
      <w:r w:rsidDel="00000000" w:rsidR="00000000" w:rsidRPr="00000000">
        <w:rPr>
          <w:rtl w:val="0"/>
        </w:rPr>
        <w:t xml:space="preserve">, </w:t>
      </w:r>
    </w:p>
    <w:p w:rsidR="00000000" w:rsidDel="00000000" w:rsidP="00000000" w:rsidRDefault="00000000" w:rsidRPr="00000000" w14:paraId="0000004E">
      <w:pPr>
        <w:numPr>
          <w:ilvl w:val="0"/>
          <w:numId w:val="11"/>
        </w:numPr>
        <w:ind w:left="720" w:hanging="360"/>
        <w:jc w:val="both"/>
        <w:rPr>
          <w:u w:val="none"/>
        </w:rPr>
      </w:pPr>
      <w:r w:rsidDel="00000000" w:rsidR="00000000" w:rsidRPr="00000000">
        <w:rPr>
          <w:rtl w:val="0"/>
        </w:rPr>
        <w:t xml:space="preserve">research data experts, research libraries</w:t>
      </w:r>
    </w:p>
    <w:p w:rsidR="00000000" w:rsidDel="00000000" w:rsidP="00000000" w:rsidRDefault="00000000" w:rsidRPr="00000000" w14:paraId="0000004F">
      <w:pPr>
        <w:numPr>
          <w:ilvl w:val="0"/>
          <w:numId w:val="11"/>
        </w:numPr>
        <w:ind w:left="720" w:hanging="360"/>
        <w:jc w:val="both"/>
        <w:rPr>
          <w:u w:val="none"/>
        </w:rPr>
      </w:pPr>
      <w:r w:rsidDel="00000000" w:rsidR="00000000" w:rsidRPr="00000000">
        <w:rPr>
          <w:rtl w:val="0"/>
        </w:rPr>
        <w:t xml:space="preserve">RDA working and interest group members, </w:t>
      </w:r>
    </w:p>
    <w:p w:rsidR="00000000" w:rsidDel="00000000" w:rsidP="00000000" w:rsidRDefault="00000000" w:rsidRPr="00000000" w14:paraId="00000050">
      <w:pPr>
        <w:numPr>
          <w:ilvl w:val="0"/>
          <w:numId w:val="11"/>
        </w:numPr>
        <w:ind w:left="720" w:hanging="360"/>
        <w:jc w:val="both"/>
        <w:rPr>
          <w:u w:val="none"/>
        </w:rPr>
      </w:pPr>
      <w:r w:rsidDel="00000000" w:rsidR="00000000" w:rsidRPr="00000000">
        <w:rPr>
          <w:rtl w:val="0"/>
        </w:rPr>
        <w:t xml:space="preserve">EOSC enablers and educators. </w:t>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pStyle w:val="Heading2"/>
        <w:jc w:val="both"/>
        <w:rPr/>
      </w:pPr>
      <w:bookmarkStart w:colFirst="0" w:colLast="0" w:name="_wygonpyiuydl" w:id="0"/>
      <w:bookmarkEnd w:id="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4">
      <w:pPr>
        <w:pStyle w:val="Heading2"/>
        <w:jc w:val="both"/>
        <w:rPr/>
      </w:pPr>
      <w:bookmarkStart w:colFirst="0" w:colLast="0" w:name="_wygonpyiuydl" w:id="0"/>
      <w:bookmarkEnd w:id="0"/>
      <w:r w:rsidDel="00000000" w:rsidR="00000000" w:rsidRPr="00000000">
        <w:rPr>
          <w:rtl w:val="0"/>
        </w:rPr>
        <w:t xml:space="preserve">Internal planning information: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b w:val="1"/>
        </w:rPr>
      </w:pPr>
      <w:commentRangeStart w:id="7"/>
      <w:r w:rsidDel="00000000" w:rsidR="00000000" w:rsidRPr="00000000">
        <w:rPr/>
        <w:drawing>
          <wp:inline distB="114300" distT="114300" distL="114300" distR="114300">
            <wp:extent cx="3001586" cy="3036898"/>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001586" cy="3036898"/>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57">
      <w:pPr>
        <w:spacing w:after="120" w:lineRule="auto"/>
        <w:rPr>
          <w:b w:val="1"/>
        </w:rPr>
      </w:pPr>
      <w:r w:rsidDel="00000000" w:rsidR="00000000" w:rsidRPr="00000000">
        <w:rPr>
          <w:b w:val="1"/>
          <w:rtl w:val="0"/>
        </w:rPr>
        <w:t xml:space="preserve">Draft agenda:</w:t>
      </w:r>
    </w:p>
    <w:tbl>
      <w:tblPr>
        <w:tblStyle w:val="Table1"/>
        <w:tblW w:w="9370.894736842107" w:type="dxa"/>
        <w:jc w:val="left"/>
        <w:tblInd w:w="10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930"/>
        <w:gridCol w:w="4155"/>
        <w:gridCol w:w="4285.894736842105"/>
        <w:tblGridChange w:id="0">
          <w:tblGrid>
            <w:gridCol w:w="930"/>
            <w:gridCol w:w="4155"/>
            <w:gridCol w:w="4285.894736842105"/>
          </w:tblGrid>
        </w:tblGridChange>
      </w:tblGrid>
      <w:tr>
        <w:trPr>
          <w:trHeight w:val="965" w:hRule="atLeast"/>
        </w:trPr>
        <w:tc>
          <w:tcPr>
            <w:tcBorders>
              <w:top w:color="cccccc" w:space="0" w:sz="6" w:val="single"/>
              <w:left w:color="808080" w:space="0" w:sz="6" w:val="single"/>
              <w:bottom w:color="808080" w:space="0" w:sz="6" w:val="single"/>
              <w:right w:color="808080" w:space="0" w:sz="6" w:val="single"/>
            </w:tcBorders>
            <w:shd w:fill="1d5b7e"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spacing w:after="0" w:before="0" w:line="360" w:lineRule="auto"/>
              <w:jc w:val="center"/>
              <w:rPr>
                <w:b w:val="1"/>
                <w:color w:val="ffffff"/>
              </w:rPr>
            </w:pPr>
            <w:r w:rsidDel="00000000" w:rsidR="00000000" w:rsidRPr="00000000">
              <w:rPr>
                <w:b w:val="1"/>
                <w:color w:val="ffffff"/>
                <w:rtl w:val="0"/>
              </w:rPr>
              <w:t xml:space="preserve">Time (CEST)</w:t>
            </w:r>
          </w:p>
        </w:tc>
        <w:tc>
          <w:tcPr>
            <w:tcBorders>
              <w:top w:color="cccccc" w:space="0" w:sz="6" w:val="single"/>
              <w:left w:color="808080" w:space="0" w:sz="6" w:val="single"/>
              <w:bottom w:color="808080" w:space="0" w:sz="6" w:val="single"/>
              <w:right w:color="808080" w:space="0" w:sz="6" w:val="single"/>
            </w:tcBorders>
            <w:shd w:fill="1d5b7e"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spacing w:after="0" w:before="0" w:line="360" w:lineRule="auto"/>
              <w:jc w:val="center"/>
              <w:rPr>
                <w:b w:val="1"/>
                <w:color w:val="ffffff"/>
              </w:rPr>
            </w:pPr>
            <w:r w:rsidDel="00000000" w:rsidR="00000000" w:rsidRPr="00000000">
              <w:rPr>
                <w:b w:val="1"/>
                <w:color w:val="ffffff"/>
                <w:rtl w:val="0"/>
              </w:rPr>
              <w:t xml:space="preserve">Description</w:t>
            </w:r>
          </w:p>
        </w:tc>
        <w:tc>
          <w:tcPr>
            <w:tcBorders>
              <w:top w:color="cccccc" w:space="0" w:sz="6" w:val="single"/>
              <w:left w:color="808080" w:space="0" w:sz="6" w:val="single"/>
              <w:bottom w:color="808080" w:space="0" w:sz="6" w:val="single"/>
              <w:right w:color="808080" w:space="0" w:sz="6" w:val="single"/>
            </w:tcBorders>
            <w:shd w:fill="1d5b7e"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spacing w:after="0" w:before="0" w:line="360" w:lineRule="auto"/>
              <w:jc w:val="center"/>
              <w:rPr>
                <w:b w:val="1"/>
                <w:color w:val="ffffff"/>
              </w:rPr>
            </w:pPr>
            <w:r w:rsidDel="00000000" w:rsidR="00000000" w:rsidRPr="00000000">
              <w:rPr>
                <w:b w:val="1"/>
                <w:color w:val="ffffff"/>
                <w:rtl w:val="0"/>
              </w:rPr>
              <w:t xml:space="preserve">speaker</w:t>
            </w:r>
          </w:p>
        </w:tc>
      </w:tr>
      <w:tr>
        <w:trPr>
          <w:trHeight w:val="720" w:hRule="atLeast"/>
        </w:trPr>
        <w:tc>
          <w:tcPr>
            <w:vMerge w:val="restart"/>
            <w:tcBorders>
              <w:top w:color="cccccc"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5B">
            <w:pPr>
              <w:spacing w:after="120" w:line="276" w:lineRule="auto"/>
              <w:jc w:val="center"/>
              <w:rPr>
                <w:color w:val="333333"/>
                <w:sz w:val="19"/>
                <w:szCs w:val="19"/>
              </w:rPr>
            </w:pPr>
            <w:r w:rsidDel="00000000" w:rsidR="00000000" w:rsidRPr="00000000">
              <w:rPr>
                <w:color w:val="333333"/>
                <w:sz w:val="19"/>
                <w:szCs w:val="19"/>
                <w:rtl w:val="0"/>
              </w:rPr>
              <w:t xml:space="preserve">13.00 -13.15</w:t>
            </w:r>
            <w:r w:rsidDel="00000000" w:rsidR="00000000" w:rsidRPr="00000000">
              <w:rPr>
                <w:rtl w:val="0"/>
              </w:rPr>
            </w:r>
          </w:p>
        </w:tc>
        <w:tc>
          <w:tcPr>
            <w:tcBorders>
              <w:top w:color="cccccc"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5C">
            <w:pPr>
              <w:rPr>
                <w:b w:val="1"/>
              </w:rPr>
            </w:pPr>
            <w:r w:rsidDel="00000000" w:rsidR="00000000" w:rsidRPr="00000000">
              <w:rPr>
                <w:b w:val="1"/>
                <w:rtl w:val="0"/>
              </w:rPr>
              <w:t xml:space="preserve">Welcome to the ESFRI Cluster at RDA House of Commons </w:t>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numPr>
                <w:ilvl w:val="0"/>
                <w:numId w:val="9"/>
              </w:numPr>
              <w:ind w:left="720" w:hanging="360"/>
              <w:rPr>
                <w:u w:val="none"/>
              </w:rPr>
            </w:pPr>
            <w:r w:rsidDel="00000000" w:rsidR="00000000" w:rsidRPr="00000000">
              <w:rPr>
                <w:rtl w:val="0"/>
              </w:rPr>
              <w:t xml:space="preserve">Presentation all projects in debate</w:t>
            </w:r>
          </w:p>
          <w:p w:rsidR="00000000" w:rsidDel="00000000" w:rsidP="00000000" w:rsidRDefault="00000000" w:rsidRPr="00000000" w14:paraId="0000005F">
            <w:pPr>
              <w:numPr>
                <w:ilvl w:val="0"/>
                <w:numId w:val="9"/>
              </w:numPr>
              <w:ind w:left="720" w:hanging="360"/>
              <w:rPr>
                <w:u w:val="none"/>
              </w:rPr>
            </w:pPr>
            <w:r w:rsidDel="00000000" w:rsidR="00000000" w:rsidRPr="00000000">
              <w:rPr>
                <w:rtl w:val="0"/>
              </w:rPr>
              <w:t xml:space="preserve">Presenting Moderator </w:t>
            </w:r>
            <w:r w:rsidDel="00000000" w:rsidR="00000000" w:rsidRPr="00000000">
              <w:rPr>
                <w:rtl w:val="0"/>
              </w:rPr>
            </w:r>
          </w:p>
        </w:tc>
        <w:tc>
          <w:tcPr>
            <w:tcBorders>
              <w:top w:color="cccccc"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60">
            <w:pPr>
              <w:rPr/>
            </w:pPr>
            <w:r w:rsidDel="00000000" w:rsidR="00000000" w:rsidRPr="00000000">
              <w:rPr>
                <w:rtl w:val="0"/>
              </w:rPr>
              <w:t xml:space="preserve">Ron Dekker, director</w:t>
            </w:r>
            <w:r w:rsidDel="00000000" w:rsidR="00000000" w:rsidRPr="00000000">
              <w:rPr>
                <w:rtl w:val="0"/>
              </w:rPr>
              <w:t xml:space="preserve"> (CESSDA - SSHOC coordinator - former EOSC Executive Board member) </w:t>
            </w:r>
          </w:p>
          <w:p w:rsidR="00000000" w:rsidDel="00000000" w:rsidP="00000000" w:rsidRDefault="00000000" w:rsidRPr="00000000" w14:paraId="00000061">
            <w:pPr>
              <w:spacing w:after="120" w:lineRule="auto"/>
              <w:ind w:left="720" w:firstLine="0"/>
              <w:rPr>
                <w:color w:val="333333"/>
                <w:sz w:val="19"/>
                <w:szCs w:val="19"/>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r>
          </w:p>
        </w:tc>
      </w:tr>
      <w:tr>
        <w:trPr>
          <w:trHeight w:val="720" w:hRule="atLeast"/>
        </w:trPr>
        <w:tc>
          <w:tcPr>
            <w:vMerge w:val="continue"/>
            <w:tcBorders>
              <w:top w:color="cccccc"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63">
            <w:pPr>
              <w:spacing w:after="0" w:before="0" w:line="240" w:lineRule="auto"/>
              <w:ind w:left="0" w:firstLine="0"/>
              <w:jc w:val="center"/>
              <w:rPr>
                <w:color w:val="333333"/>
                <w:sz w:val="19"/>
                <w:szCs w:val="19"/>
              </w:rPr>
            </w:pPr>
            <w:r w:rsidDel="00000000" w:rsidR="00000000" w:rsidRPr="00000000">
              <w:rPr>
                <w:rtl w:val="0"/>
              </w:rPr>
            </w:r>
          </w:p>
        </w:tc>
        <w:tc>
          <w:tcPr>
            <w:tcBorders>
              <w:top w:color="cccccc"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64">
            <w:pPr>
              <w:rPr>
                <w:b w:val="1"/>
              </w:rPr>
            </w:pPr>
            <w:r w:rsidDel="00000000" w:rsidR="00000000" w:rsidRPr="00000000">
              <w:rPr>
                <w:b w:val="1"/>
                <w:rtl w:val="0"/>
              </w:rPr>
              <w:t xml:space="preserve">ESFRI Cluster at RDA House of Commons. Debating commonalities and collaboration for thematic services, training and governance towards the European Open Science Cloud</w:t>
            </w:r>
          </w:p>
        </w:tc>
        <w:tc>
          <w:tcPr>
            <w:tcBorders>
              <w:top w:color="cccccc"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65">
            <w:pPr>
              <w:rPr/>
            </w:pPr>
            <w:r w:rsidDel="00000000" w:rsidR="00000000" w:rsidRPr="00000000">
              <w:rPr>
                <w:rtl w:val="0"/>
              </w:rPr>
              <w:t xml:space="preserve">Moderator</w:t>
            </w:r>
          </w:p>
        </w:tc>
      </w:tr>
      <w:tr>
        <w:trPr>
          <w:trHeight w:val="460.4443359375" w:hRule="atLeast"/>
        </w:trPr>
        <w:tc>
          <w:tcPr>
            <w:vMerge w:val="restart"/>
            <w:tcBorders>
              <w:top w:color="cccccc"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66">
            <w:pPr>
              <w:spacing w:after="120" w:line="276" w:lineRule="auto"/>
              <w:jc w:val="center"/>
              <w:rPr>
                <w:color w:val="333333"/>
                <w:sz w:val="19"/>
                <w:szCs w:val="19"/>
              </w:rPr>
            </w:pPr>
            <w:r w:rsidDel="00000000" w:rsidR="00000000" w:rsidRPr="00000000">
              <w:rPr>
                <w:color w:val="333333"/>
                <w:sz w:val="19"/>
                <w:szCs w:val="19"/>
                <w:rtl w:val="0"/>
              </w:rPr>
              <w:t xml:space="preserve">13.15 -13.55</w:t>
            </w:r>
          </w:p>
        </w:tc>
        <w:tc>
          <w:tcPr>
            <w:tcBorders>
              <w:top w:color="cccccc"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67">
            <w:pPr>
              <w:ind w:left="0" w:firstLine="0"/>
              <w:rPr>
                <w:b w:val="1"/>
              </w:rPr>
            </w:pPr>
            <w:r w:rsidDel="00000000" w:rsidR="00000000" w:rsidRPr="00000000">
              <w:rPr>
                <w:b w:val="1"/>
                <w:rtl w:val="0"/>
              </w:rPr>
              <w:t xml:space="preserve">Debate 1: Data services</w:t>
            </w:r>
          </w:p>
          <w:p w:rsidR="00000000" w:rsidDel="00000000" w:rsidP="00000000" w:rsidRDefault="00000000" w:rsidRPr="00000000" w14:paraId="00000068">
            <w:pPr>
              <w:ind w:left="0" w:firstLine="0"/>
              <w:rPr>
                <w:b w:val="1"/>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t xml:space="preserve">Statement: FAIRsFAIR representative “</w:t>
            </w:r>
            <w:r w:rsidDel="00000000" w:rsidR="00000000" w:rsidRPr="00000000">
              <w:rPr>
                <w:b w:val="1"/>
                <w:i w:val="1"/>
                <w:rtl w:val="0"/>
              </w:rPr>
              <w:t xml:space="preserve">Metadata. Everyone thinks it's a great idea, but no-one wants to use someone else's</w:t>
            </w:r>
            <w:r w:rsidDel="00000000" w:rsidR="00000000" w:rsidRPr="00000000">
              <w:rPr>
                <w:rtl w:val="0"/>
              </w:rPr>
              <w:t xml:space="preserve">?” (3 min) </w:t>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t xml:space="preserve">Voting by the audience (2 min)</w:t>
            </w:r>
          </w:p>
          <w:p w:rsidR="00000000" w:rsidDel="00000000" w:rsidP="00000000" w:rsidRDefault="00000000" w:rsidRPr="00000000" w14:paraId="0000006C">
            <w:pPr>
              <w:spacing w:after="120" w:line="276" w:lineRule="auto"/>
              <w:jc w:val="center"/>
              <w:rPr>
                <w:color w:val="333333"/>
                <w:sz w:val="19"/>
                <w:szCs w:val="19"/>
                <w:highlight w:val="yellow"/>
              </w:rPr>
            </w:pPr>
            <w:r w:rsidDel="00000000" w:rsidR="00000000" w:rsidRPr="00000000">
              <w:rPr>
                <w:rtl w:val="0"/>
              </w:rPr>
            </w:r>
          </w:p>
        </w:tc>
        <w:tc>
          <w:tcPr>
            <w:tcBorders>
              <w:top w:color="cccccc"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6D">
            <w:pPr>
              <w:rPr>
                <w:color w:val="333333"/>
                <w:sz w:val="19"/>
                <w:szCs w:val="19"/>
                <w:highlight w:val="yellow"/>
              </w:rPr>
            </w:pPr>
            <w:r w:rsidDel="00000000" w:rsidR="00000000" w:rsidRPr="00000000">
              <w:rPr>
                <w:rtl w:val="0"/>
              </w:rPr>
              <w:t xml:space="preserve">Statement by Eva Mendez (FAIRsFAIR)</w:t>
            </w:r>
            <w:r w:rsidDel="00000000" w:rsidR="00000000" w:rsidRPr="00000000">
              <w:rPr>
                <w:rtl w:val="0"/>
              </w:rPr>
            </w:r>
          </w:p>
        </w:tc>
      </w:tr>
      <w:tr>
        <w:trPr>
          <w:trHeight w:val="1095" w:hRule="atLeast"/>
        </w:trPr>
        <w:tc>
          <w:tcPr>
            <w:vMerge w:val="continue"/>
            <w:tcBorders>
              <w:bottom w:color="808080" w:space="0" w:sz="6" w:val="single"/>
              <w:right w:color="80808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jc w:val="center"/>
              <w:rPr>
                <w:color w:val="333333"/>
                <w:sz w:val="23"/>
                <w:szCs w:val="23"/>
              </w:rPr>
            </w:pPr>
            <w:r w:rsidDel="00000000" w:rsidR="00000000" w:rsidRPr="00000000">
              <w:rPr>
                <w:rtl w:val="0"/>
              </w:rPr>
            </w:r>
          </w:p>
        </w:tc>
        <w:tc>
          <w:tcPr>
            <w:tcBorders>
              <w:top w:color="cccccc" w:space="0" w:sz="6" w:val="single"/>
              <w:left w:color="808080" w:space="0" w:sz="6" w:val="single"/>
              <w:bottom w:color="808080" w:space="0" w:sz="6" w:val="single"/>
              <w:right w:color="80808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ind w:left="0" w:firstLine="0"/>
              <w:rPr/>
            </w:pPr>
            <w:r w:rsidDel="00000000" w:rsidR="00000000" w:rsidRPr="00000000">
              <w:rPr>
                <w:b w:val="1"/>
                <w:rtl w:val="0"/>
              </w:rPr>
              <w:t xml:space="preserve">Debate (30 min)</w:t>
            </w:r>
            <w:r w:rsidDel="00000000" w:rsidR="00000000" w:rsidRPr="00000000">
              <w:rPr>
                <w:rtl w:val="0"/>
              </w:rPr>
              <w:t xml:space="preserve">: Panel, with 2 in favour and 2 against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b w:val="1"/>
                <w:rtl w:val="0"/>
              </w:rPr>
              <w:t xml:space="preserve">Overview, recommendations</w:t>
            </w:r>
            <w:r w:rsidDel="00000000" w:rsidR="00000000" w:rsidRPr="00000000">
              <w:rPr>
                <w:rtl w:val="0"/>
              </w:rPr>
              <w:t xml:space="preserve"> and link back to audience (5 min)</w:t>
            </w:r>
          </w:p>
          <w:p w:rsidR="00000000" w:rsidDel="00000000" w:rsidP="00000000" w:rsidRDefault="00000000" w:rsidRPr="00000000" w14:paraId="00000072">
            <w:pPr>
              <w:spacing w:after="120" w:line="276" w:lineRule="auto"/>
              <w:jc w:val="center"/>
              <w:rPr>
                <w:color w:val="333333"/>
                <w:sz w:val="19"/>
                <w:szCs w:val="19"/>
              </w:rPr>
            </w:pPr>
            <w:r w:rsidDel="00000000" w:rsidR="00000000" w:rsidRPr="00000000">
              <w:rPr>
                <w:rtl w:val="0"/>
              </w:rPr>
            </w:r>
          </w:p>
        </w:tc>
        <w:tc>
          <w:tcPr>
            <w:tcBorders>
              <w:top w:color="cccccc" w:space="0" w:sz="6" w:val="single"/>
              <w:left w:color="808080" w:space="0" w:sz="6" w:val="single"/>
              <w:bottom w:color="808080" w:space="0" w:sz="6" w:val="single"/>
              <w:right w:color="80808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rPr>
                <w:b w:val="1"/>
              </w:rPr>
            </w:pPr>
            <w:r w:rsidDel="00000000" w:rsidR="00000000" w:rsidRPr="00000000">
              <w:rPr>
                <w:b w:val="1"/>
                <w:rtl w:val="0"/>
              </w:rPr>
              <w:t xml:space="preserve">Moderator</w:t>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rtl w:val="0"/>
              </w:rPr>
              <w:t xml:space="preserve">Statement maker </w:t>
            </w:r>
            <w:r w:rsidDel="00000000" w:rsidR="00000000" w:rsidRPr="00000000">
              <w:rPr>
                <w:rtl w:val="0"/>
              </w:rPr>
              <w:t xml:space="preserve">Eva Mendez (FAIRsFAIR)</w:t>
            </w:r>
            <w:r w:rsidDel="00000000" w:rsidR="00000000" w:rsidRPr="00000000">
              <w:rPr>
                <w:rtl w:val="0"/>
              </w:rPr>
            </w:r>
          </w:p>
          <w:p w:rsidR="00000000" w:rsidDel="00000000" w:rsidP="00000000" w:rsidRDefault="00000000" w:rsidRPr="00000000" w14:paraId="00000076">
            <w:pPr>
              <w:ind w:left="0" w:firstLine="0"/>
              <w:rPr>
                <w:b w:val="1"/>
              </w:rPr>
            </w:pPr>
            <w:r w:rsidDel="00000000" w:rsidR="00000000" w:rsidRPr="00000000">
              <w:rPr>
                <w:rtl w:val="0"/>
              </w:rPr>
            </w:r>
          </w:p>
          <w:p w:rsidR="00000000" w:rsidDel="00000000" w:rsidP="00000000" w:rsidRDefault="00000000" w:rsidRPr="00000000" w14:paraId="00000077">
            <w:pPr>
              <w:ind w:left="0" w:firstLine="0"/>
              <w:rPr>
                <w:b w:val="1"/>
              </w:rPr>
            </w:pPr>
            <w:r w:rsidDel="00000000" w:rsidR="00000000" w:rsidRPr="00000000">
              <w:rPr>
                <w:b w:val="1"/>
                <w:rtl w:val="0"/>
              </w:rPr>
              <w:t xml:space="preserve">Debating teams: </w:t>
            </w:r>
          </w:p>
          <w:p w:rsidR="00000000" w:rsidDel="00000000" w:rsidP="00000000" w:rsidRDefault="00000000" w:rsidRPr="00000000" w14:paraId="00000078">
            <w:pPr>
              <w:numPr>
                <w:ilvl w:val="0"/>
                <w:numId w:val="12"/>
              </w:numPr>
              <w:ind w:left="720" w:hanging="360"/>
              <w:rPr>
                <w:u w:val="none"/>
              </w:rPr>
            </w:pPr>
            <w:r w:rsidDel="00000000" w:rsidR="00000000" w:rsidRPr="00000000">
              <w:rPr>
                <w:rtl w:val="0"/>
              </w:rPr>
              <w:t xml:space="preserve">Green Team: ARCHIVER/ CERN- Joao Fernandes</w:t>
            </w:r>
          </w:p>
          <w:p w:rsidR="00000000" w:rsidDel="00000000" w:rsidP="00000000" w:rsidRDefault="00000000" w:rsidRPr="00000000" w14:paraId="00000079">
            <w:pPr>
              <w:numPr>
                <w:ilvl w:val="0"/>
                <w:numId w:val="12"/>
              </w:numPr>
              <w:ind w:left="720" w:hanging="360"/>
              <w:rPr>
                <w:u w:val="none"/>
              </w:rPr>
            </w:pPr>
            <w:r w:rsidDel="00000000" w:rsidR="00000000" w:rsidRPr="00000000">
              <w:rPr>
                <w:rtl w:val="0"/>
              </w:rPr>
              <w:t xml:space="preserve">Green Team: EOSC-Life - Carole Goble</w:t>
            </w:r>
          </w:p>
          <w:p w:rsidR="00000000" w:rsidDel="00000000" w:rsidP="00000000" w:rsidRDefault="00000000" w:rsidRPr="00000000" w14:paraId="0000007A">
            <w:pPr>
              <w:numPr>
                <w:ilvl w:val="0"/>
                <w:numId w:val="12"/>
              </w:numPr>
              <w:ind w:left="720" w:hanging="360"/>
              <w:rPr>
                <w:u w:val="none"/>
              </w:rPr>
            </w:pPr>
            <w:r w:rsidDel="00000000" w:rsidR="00000000" w:rsidRPr="00000000">
              <w:rPr>
                <w:rtl w:val="0"/>
              </w:rPr>
              <w:t xml:space="preserve">Red Team: ESCAPE - </w:t>
            </w:r>
            <w:r w:rsidDel="00000000" w:rsidR="00000000" w:rsidRPr="00000000">
              <w:rPr>
                <w:strike w:val="1"/>
                <w:rtl w:val="0"/>
              </w:rPr>
              <w:t xml:space="preserve">Françoise Genova</w:t>
            </w:r>
            <w:r w:rsidDel="00000000" w:rsidR="00000000" w:rsidRPr="00000000">
              <w:rPr>
                <w:rtl w:val="0"/>
              </w:rPr>
              <w:t xml:space="preserve"> Mark Allen</w:t>
            </w:r>
          </w:p>
          <w:p w:rsidR="00000000" w:rsidDel="00000000" w:rsidP="00000000" w:rsidRDefault="00000000" w:rsidRPr="00000000" w14:paraId="0000007B">
            <w:pPr>
              <w:numPr>
                <w:ilvl w:val="0"/>
                <w:numId w:val="12"/>
              </w:numPr>
              <w:ind w:left="720" w:hanging="360"/>
              <w:rPr>
                <w:u w:val="none"/>
              </w:rPr>
            </w:pPr>
            <w:r w:rsidDel="00000000" w:rsidR="00000000" w:rsidRPr="00000000">
              <w:rPr>
                <w:rtl w:val="0"/>
              </w:rPr>
              <w:t xml:space="preserve">Red team: SSHOC - Ron Dekker/Daan Broeder?</w:t>
            </w:r>
          </w:p>
          <w:p w:rsidR="00000000" w:rsidDel="00000000" w:rsidP="00000000" w:rsidRDefault="00000000" w:rsidRPr="00000000" w14:paraId="0000007C">
            <w:pPr>
              <w:spacing w:after="120" w:line="276" w:lineRule="auto"/>
              <w:ind w:left="0" w:firstLine="0"/>
              <w:jc w:val="left"/>
              <w:rPr>
                <w:color w:val="333333"/>
                <w:sz w:val="19"/>
                <w:szCs w:val="19"/>
              </w:rPr>
            </w:pPr>
            <w:r w:rsidDel="00000000" w:rsidR="00000000" w:rsidRPr="00000000">
              <w:rPr>
                <w:rtl w:val="0"/>
              </w:rPr>
            </w:r>
          </w:p>
        </w:tc>
      </w:tr>
      <w:tr>
        <w:trPr>
          <w:trHeight w:val="462.72216796875" w:hRule="atLeast"/>
        </w:trPr>
        <w:tc>
          <w:tcPr>
            <w:tcBorders>
              <w:top w:color="cccccc" w:space="0" w:sz="6" w:val="single"/>
              <w:left w:color="808080" w:space="0" w:sz="6" w:val="single"/>
              <w:bottom w:color="808080" w:space="0" w:sz="6" w:val="single"/>
              <w:right w:color="80808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7D">
            <w:pPr>
              <w:spacing w:after="120" w:line="276" w:lineRule="auto"/>
              <w:jc w:val="center"/>
              <w:rPr>
                <w:color w:val="333333"/>
                <w:sz w:val="19"/>
                <w:szCs w:val="19"/>
              </w:rPr>
            </w:pPr>
            <w:r w:rsidDel="00000000" w:rsidR="00000000" w:rsidRPr="00000000">
              <w:rPr>
                <w:color w:val="333333"/>
                <w:sz w:val="19"/>
                <w:szCs w:val="19"/>
                <w:rtl w:val="0"/>
              </w:rPr>
              <w:t xml:space="preserve">13.55 - 14.15</w:t>
            </w:r>
          </w:p>
        </w:tc>
        <w:tc>
          <w:tcPr>
            <w:tcBorders>
              <w:top w:color="cccccc" w:space="0" w:sz="6" w:val="single"/>
              <w:left w:color="808080" w:space="0" w:sz="6" w:val="single"/>
              <w:bottom w:color="808080" w:space="0" w:sz="6" w:val="single"/>
              <w:right w:color="80808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spacing w:line="240" w:lineRule="auto"/>
              <w:rPr/>
            </w:pPr>
            <w:r w:rsidDel="00000000" w:rsidR="00000000" w:rsidRPr="00000000">
              <w:rPr>
                <w:rtl w:val="0"/>
              </w:rPr>
              <w:t xml:space="preserve">Coffee break</w:t>
            </w:r>
          </w:p>
        </w:tc>
        <w:tc>
          <w:tcPr>
            <w:tcBorders>
              <w:top w:color="cccccc" w:space="0" w:sz="6" w:val="single"/>
              <w:left w:color="808080" w:space="0" w:sz="6" w:val="single"/>
              <w:bottom w:color="808080" w:space="0" w:sz="6" w:val="single"/>
              <w:right w:color="80808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spacing w:after="120" w:line="276" w:lineRule="auto"/>
              <w:jc w:val="center"/>
              <w:rPr>
                <w:color w:val="333333"/>
                <w:sz w:val="19"/>
                <w:szCs w:val="19"/>
              </w:rPr>
            </w:pPr>
            <w:r w:rsidDel="00000000" w:rsidR="00000000" w:rsidRPr="00000000">
              <w:rPr>
                <w:rtl w:val="0"/>
              </w:rPr>
            </w:r>
          </w:p>
        </w:tc>
      </w:tr>
      <w:tr>
        <w:trPr>
          <w:trHeight w:val="460.4443359375" w:hRule="atLeast"/>
        </w:trPr>
        <w:tc>
          <w:tcPr>
            <w:vMerge w:val="restart"/>
            <w:tcBorders>
              <w:top w:color="cccccc" w:space="0" w:sz="6" w:val="single"/>
              <w:left w:color="808080" w:space="0" w:sz="6" w:val="single"/>
              <w:bottom w:color="808080" w:space="0" w:sz="6" w:val="single"/>
              <w:right w:color="80808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80">
            <w:pPr>
              <w:spacing w:after="120" w:line="276" w:lineRule="auto"/>
              <w:jc w:val="center"/>
              <w:rPr>
                <w:color w:val="333333"/>
                <w:sz w:val="19"/>
                <w:szCs w:val="19"/>
              </w:rPr>
            </w:pPr>
            <w:r w:rsidDel="00000000" w:rsidR="00000000" w:rsidRPr="00000000">
              <w:rPr>
                <w:color w:val="333333"/>
                <w:sz w:val="19"/>
                <w:szCs w:val="19"/>
                <w:rtl w:val="0"/>
              </w:rPr>
              <w:t xml:space="preserve">14.15 - 14.55</w:t>
            </w:r>
          </w:p>
          <w:p w:rsidR="00000000" w:rsidDel="00000000" w:rsidP="00000000" w:rsidRDefault="00000000" w:rsidRPr="00000000" w14:paraId="00000081">
            <w:pPr>
              <w:spacing w:after="120" w:line="276" w:lineRule="auto"/>
              <w:jc w:val="center"/>
              <w:rPr>
                <w:color w:val="333333"/>
                <w:sz w:val="19"/>
                <w:szCs w:val="19"/>
              </w:rPr>
            </w:pPr>
            <w:r w:rsidDel="00000000" w:rsidR="00000000" w:rsidRPr="00000000">
              <w:rPr>
                <w:color w:val="333333"/>
                <w:sz w:val="19"/>
                <w:szCs w:val="19"/>
                <w:rtl w:val="0"/>
              </w:rPr>
              <w:t xml:space="preserve"> </w:t>
            </w:r>
          </w:p>
        </w:tc>
        <w:tc>
          <w:tcPr>
            <w:tcBorders>
              <w:top w:color="cccccc" w:space="0" w:sz="6" w:val="single"/>
              <w:left w:color="808080" w:space="0" w:sz="6" w:val="single"/>
              <w:bottom w:color="808080" w:space="0" w:sz="6" w:val="single"/>
              <w:right w:color="80808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82">
            <w:pPr>
              <w:ind w:left="0" w:firstLine="0"/>
              <w:rPr>
                <w:b w:val="1"/>
              </w:rPr>
            </w:pPr>
            <w:r w:rsidDel="00000000" w:rsidR="00000000" w:rsidRPr="00000000">
              <w:rPr>
                <w:b w:val="1"/>
                <w:rtl w:val="0"/>
              </w:rPr>
              <w:t xml:space="preserve">Debate 2: Onboarding communities &amp; end-users</w:t>
            </w: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t xml:space="preserve">Statement: </w:t>
            </w:r>
            <w:r w:rsidDel="00000000" w:rsidR="00000000" w:rsidRPr="00000000">
              <w:rPr>
                <w:color w:val="333333"/>
                <w:rtl w:val="0"/>
              </w:rPr>
              <w:t xml:space="preserve">RDA and the Communities of Practice (Hilary Hanahoe) Statement: </w:t>
            </w:r>
            <w:r w:rsidDel="00000000" w:rsidR="00000000" w:rsidRPr="00000000">
              <w:rPr>
                <w:b w:val="1"/>
                <w:rtl w:val="0"/>
              </w:rPr>
              <w:t xml:space="preserve">Onboarding the communities and end-users to EOSC still lacks a clear grassroot, bottom-up approach. This puts a timely EOSC in practice at risk</w:t>
            </w: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t xml:space="preserve">Voting by the audience (2 min)</w:t>
            </w:r>
          </w:p>
          <w:p w:rsidR="00000000" w:rsidDel="00000000" w:rsidP="00000000" w:rsidRDefault="00000000" w:rsidRPr="00000000" w14:paraId="00000087">
            <w:pPr>
              <w:ind w:left="0" w:firstLine="0"/>
              <w:rPr/>
            </w:pPr>
            <w:r w:rsidDel="00000000" w:rsidR="00000000" w:rsidRPr="00000000">
              <w:rPr>
                <w:rtl w:val="0"/>
              </w:rPr>
            </w:r>
          </w:p>
        </w:tc>
        <w:tc>
          <w:tcPr>
            <w:tcBorders>
              <w:top w:color="cccccc" w:space="0" w:sz="6" w:val="single"/>
              <w:left w:color="808080" w:space="0" w:sz="6" w:val="single"/>
              <w:bottom w:color="808080" w:space="0" w:sz="6" w:val="single"/>
              <w:right w:color="80808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88">
            <w:pPr>
              <w:rPr>
                <w:color w:val="333333"/>
                <w:sz w:val="19"/>
                <w:szCs w:val="19"/>
                <w:highlight w:val="yellow"/>
              </w:rPr>
            </w:pPr>
            <w:r w:rsidDel="00000000" w:rsidR="00000000" w:rsidRPr="00000000">
              <w:rPr>
                <w:rtl w:val="0"/>
              </w:rPr>
              <w:t xml:space="preserve">Statement by Hilary Hanahoe (RDA Foundation)</w:t>
            </w:r>
            <w:r w:rsidDel="00000000" w:rsidR="00000000" w:rsidRPr="00000000">
              <w:rPr>
                <w:rtl w:val="0"/>
              </w:rPr>
            </w:r>
          </w:p>
        </w:tc>
      </w:tr>
      <w:tr>
        <w:trPr>
          <w:trHeight w:val="1125" w:hRule="atLeast"/>
        </w:trPr>
        <w:tc>
          <w:tcPr>
            <w:vMerge w:val="continue"/>
            <w:tcBorders>
              <w:bottom w:color="808080" w:space="0" w:sz="6" w:val="single"/>
              <w:right w:color="80808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89">
            <w:pPr>
              <w:jc w:val="center"/>
              <w:rPr>
                <w:color w:val="333333"/>
                <w:sz w:val="23"/>
                <w:szCs w:val="23"/>
              </w:rPr>
            </w:pPr>
            <w:r w:rsidDel="00000000" w:rsidR="00000000" w:rsidRPr="00000000">
              <w:rPr>
                <w:rtl w:val="0"/>
              </w:rPr>
            </w:r>
          </w:p>
        </w:tc>
        <w:tc>
          <w:tcPr>
            <w:tcBorders>
              <w:top w:color="cccccc" w:space="0" w:sz="6" w:val="single"/>
              <w:left w:color="808080" w:space="0" w:sz="6" w:val="single"/>
              <w:bottom w:color="808080" w:space="0" w:sz="6" w:val="single"/>
              <w:right w:color="80808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rPr/>
            </w:pPr>
            <w:r w:rsidDel="00000000" w:rsidR="00000000" w:rsidRPr="00000000">
              <w:rPr>
                <w:b w:val="1"/>
                <w:rtl w:val="0"/>
              </w:rPr>
              <w:t xml:space="preserve">Debate (30 min)</w:t>
            </w:r>
            <w:r w:rsidDel="00000000" w:rsidR="00000000" w:rsidRPr="00000000">
              <w:rPr>
                <w:rtl w:val="0"/>
              </w:rPr>
              <w:t xml:space="preserve">: Panel, with 2 in favour and 2 against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color w:val="333333"/>
                <w:sz w:val="19"/>
                <w:szCs w:val="19"/>
              </w:rPr>
            </w:pPr>
            <w:r w:rsidDel="00000000" w:rsidR="00000000" w:rsidRPr="00000000">
              <w:rPr>
                <w:b w:val="1"/>
                <w:rtl w:val="0"/>
              </w:rPr>
              <w:t xml:space="preserve">Overview, recommendations</w:t>
            </w:r>
            <w:r w:rsidDel="00000000" w:rsidR="00000000" w:rsidRPr="00000000">
              <w:rPr>
                <w:rtl w:val="0"/>
              </w:rPr>
              <w:t xml:space="preserve"> and link back to audience (5 min)</w:t>
            </w:r>
            <w:r w:rsidDel="00000000" w:rsidR="00000000" w:rsidRPr="00000000">
              <w:rPr>
                <w:rtl w:val="0"/>
              </w:rPr>
            </w:r>
          </w:p>
        </w:tc>
        <w:tc>
          <w:tcPr>
            <w:tcBorders>
              <w:top w:color="cccccc" w:space="0" w:sz="6" w:val="single"/>
              <w:left w:color="808080" w:space="0" w:sz="6" w:val="single"/>
              <w:bottom w:color="808080" w:space="0" w:sz="6" w:val="single"/>
              <w:right w:color="80808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rPr>
                <w:b w:val="1"/>
              </w:rPr>
            </w:pPr>
            <w:r w:rsidDel="00000000" w:rsidR="00000000" w:rsidRPr="00000000">
              <w:rPr>
                <w:b w:val="1"/>
                <w:rtl w:val="0"/>
              </w:rPr>
              <w:t xml:space="preserve">Moderator</w:t>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b w:val="1"/>
                <w:rtl w:val="0"/>
              </w:rPr>
              <w:t xml:space="preserve">Statement maker </w:t>
            </w:r>
            <w:r w:rsidDel="00000000" w:rsidR="00000000" w:rsidRPr="00000000">
              <w:rPr>
                <w:rtl w:val="0"/>
              </w:rPr>
              <w:t xml:space="preserve">Hilary Hanahoe (RDA Foundation)</w:t>
            </w:r>
            <w:r w:rsidDel="00000000" w:rsidR="00000000" w:rsidRPr="00000000">
              <w:rPr>
                <w:rtl w:val="0"/>
              </w:rPr>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pPr>
            <w:r w:rsidDel="00000000" w:rsidR="00000000" w:rsidRPr="00000000">
              <w:rPr>
                <w:b w:val="1"/>
                <w:rtl w:val="0"/>
              </w:rPr>
              <w:t xml:space="preserve">Debating teams: </w:t>
            </w:r>
            <w:r w:rsidDel="00000000" w:rsidR="00000000" w:rsidRPr="00000000">
              <w:rPr>
                <w:rtl w:val="0"/>
              </w:rPr>
            </w:r>
          </w:p>
          <w:p w:rsidR="00000000" w:rsidDel="00000000" w:rsidP="00000000" w:rsidRDefault="00000000" w:rsidRPr="00000000" w14:paraId="00000092">
            <w:pPr>
              <w:numPr>
                <w:ilvl w:val="0"/>
                <w:numId w:val="12"/>
              </w:numPr>
              <w:ind w:left="720" w:hanging="360"/>
            </w:pPr>
            <w:r w:rsidDel="00000000" w:rsidR="00000000" w:rsidRPr="00000000">
              <w:rPr>
                <w:rtl w:val="0"/>
              </w:rPr>
              <w:t xml:space="preserve">Green Team: FAIRsFAIR champion - Antica Culina </w:t>
            </w:r>
          </w:p>
          <w:p w:rsidR="00000000" w:rsidDel="00000000" w:rsidP="00000000" w:rsidRDefault="00000000" w:rsidRPr="00000000" w14:paraId="00000093">
            <w:pPr>
              <w:numPr>
                <w:ilvl w:val="0"/>
                <w:numId w:val="12"/>
              </w:numPr>
              <w:ind w:left="720" w:hanging="360"/>
            </w:pPr>
            <w:r w:rsidDel="00000000" w:rsidR="00000000" w:rsidRPr="00000000">
              <w:rPr>
                <w:rtl w:val="0"/>
              </w:rPr>
              <w:t xml:space="preserve">Green Team: SSHOC - Frank Fischer</w:t>
            </w:r>
          </w:p>
          <w:p w:rsidR="00000000" w:rsidDel="00000000" w:rsidP="00000000" w:rsidRDefault="00000000" w:rsidRPr="00000000" w14:paraId="00000094">
            <w:pPr>
              <w:numPr>
                <w:ilvl w:val="0"/>
                <w:numId w:val="12"/>
              </w:numPr>
              <w:ind w:left="720" w:hanging="360"/>
            </w:pPr>
            <w:r w:rsidDel="00000000" w:rsidR="00000000" w:rsidRPr="00000000">
              <w:rPr>
                <w:rtl w:val="0"/>
              </w:rPr>
              <w:t xml:space="preserve">Red Team: ENVRI-FAIR- Ari Asmi </w:t>
            </w:r>
          </w:p>
          <w:p w:rsidR="00000000" w:rsidDel="00000000" w:rsidP="00000000" w:rsidRDefault="00000000" w:rsidRPr="00000000" w14:paraId="00000095">
            <w:pPr>
              <w:numPr>
                <w:ilvl w:val="0"/>
                <w:numId w:val="12"/>
              </w:numPr>
              <w:ind w:left="720" w:hanging="360"/>
            </w:pPr>
            <w:r w:rsidDel="00000000" w:rsidR="00000000" w:rsidRPr="00000000">
              <w:rPr>
                <w:rtl w:val="0"/>
              </w:rPr>
              <w:t xml:space="preserve">Red Team: PaNOSC - Rudolf Dimper</w:t>
            </w:r>
          </w:p>
          <w:p w:rsidR="00000000" w:rsidDel="00000000" w:rsidP="00000000" w:rsidRDefault="00000000" w:rsidRPr="00000000" w14:paraId="00000096">
            <w:pPr>
              <w:spacing w:after="120" w:line="276" w:lineRule="auto"/>
              <w:jc w:val="center"/>
              <w:rPr>
                <w:color w:val="333333"/>
                <w:sz w:val="19"/>
                <w:szCs w:val="19"/>
              </w:rPr>
            </w:pPr>
            <w:r w:rsidDel="00000000" w:rsidR="00000000" w:rsidRPr="00000000">
              <w:rPr>
                <w:rtl w:val="0"/>
              </w:rPr>
            </w:r>
          </w:p>
        </w:tc>
      </w:tr>
      <w:tr>
        <w:trPr>
          <w:trHeight w:val="387.72216796875" w:hRule="atLeast"/>
        </w:trPr>
        <w:tc>
          <w:tcPr>
            <w:vMerge w:val="restart"/>
            <w:tcBorders>
              <w:top w:color="cccccc" w:space="0" w:sz="6" w:val="single"/>
              <w:left w:color="808080" w:space="0" w:sz="6" w:val="single"/>
              <w:bottom w:color="808080" w:space="0" w:sz="6" w:val="single"/>
              <w:right w:color="80808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97">
            <w:pPr>
              <w:spacing w:after="120" w:line="276" w:lineRule="auto"/>
              <w:jc w:val="center"/>
              <w:rPr>
                <w:color w:val="333333"/>
                <w:sz w:val="19"/>
                <w:szCs w:val="19"/>
              </w:rPr>
            </w:pPr>
            <w:r w:rsidDel="00000000" w:rsidR="00000000" w:rsidRPr="00000000">
              <w:rPr>
                <w:color w:val="333333"/>
                <w:sz w:val="19"/>
                <w:szCs w:val="19"/>
                <w:rtl w:val="0"/>
              </w:rPr>
              <w:t xml:space="preserve">14.55 - 15.35</w:t>
            </w:r>
          </w:p>
        </w:tc>
        <w:tc>
          <w:tcPr>
            <w:tcBorders>
              <w:top w:color="cccccc" w:space="0" w:sz="6" w:val="single"/>
              <w:left w:color="808080" w:space="0" w:sz="6" w:val="single"/>
              <w:bottom w:color="808080" w:space="0" w:sz="6" w:val="single"/>
              <w:right w:color="80808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98">
            <w:pPr>
              <w:ind w:left="0" w:firstLine="0"/>
              <w:rPr>
                <w:b w:val="1"/>
              </w:rPr>
            </w:pPr>
            <w:r w:rsidDel="00000000" w:rsidR="00000000" w:rsidRPr="00000000">
              <w:rPr>
                <w:b w:val="1"/>
                <w:rtl w:val="0"/>
              </w:rPr>
              <w:t xml:space="preserve">Debate 3: Governance</w:t>
            </w:r>
            <w:r w:rsidDel="00000000" w:rsidR="00000000" w:rsidRPr="00000000">
              <w:rPr>
                <w:rtl w:val="0"/>
              </w:rPr>
            </w:r>
          </w:p>
          <w:p w:rsidR="00000000" w:rsidDel="00000000" w:rsidP="00000000" w:rsidRDefault="00000000" w:rsidRPr="00000000" w14:paraId="00000099">
            <w:pPr>
              <w:ind w:left="0" w:firstLine="0"/>
              <w:rPr>
                <w:b w:val="1"/>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t xml:space="preserve">Statement ”</w:t>
            </w:r>
            <w:r w:rsidDel="00000000" w:rsidR="00000000" w:rsidRPr="00000000">
              <w:rPr>
                <w:b w:val="1"/>
                <w:i w:val="1"/>
                <w:rtl w:val="0"/>
              </w:rPr>
              <w:t xml:space="preserve">In the EOSC governance model, there is no clear link with disciplinary research communities, and in particular with the early career representatives. This undermines the potential for timely alignment with innovative dynamics</w:t>
            </w:r>
            <w:r w:rsidDel="00000000" w:rsidR="00000000" w:rsidRPr="00000000">
              <w:rPr>
                <w:rtl w:val="0"/>
              </w:rPr>
              <w:t xml:space="preserve"> ” (3 min)</w:t>
            </w:r>
          </w:p>
          <w:p w:rsidR="00000000" w:rsidDel="00000000" w:rsidP="00000000" w:rsidRDefault="00000000" w:rsidRPr="00000000" w14:paraId="0000009B">
            <w:pPr>
              <w:ind w:left="0" w:firstLine="0"/>
              <w:rPr>
                <w:b w:val="1"/>
              </w:rPr>
            </w:pPr>
            <w:r w:rsidDel="00000000" w:rsidR="00000000" w:rsidRPr="00000000">
              <w:rPr>
                <w:rtl w:val="0"/>
              </w:rPr>
            </w:r>
          </w:p>
          <w:p w:rsidR="00000000" w:rsidDel="00000000" w:rsidP="00000000" w:rsidRDefault="00000000" w:rsidRPr="00000000" w14:paraId="0000009C">
            <w:pPr>
              <w:ind w:left="0" w:firstLine="0"/>
              <w:rPr>
                <w:b w:val="1"/>
              </w:rPr>
            </w:pPr>
            <w:r w:rsidDel="00000000" w:rsidR="00000000" w:rsidRPr="00000000">
              <w:rPr>
                <w:rtl w:val="0"/>
              </w:rPr>
            </w:r>
          </w:p>
        </w:tc>
        <w:tc>
          <w:tcPr>
            <w:tcBorders>
              <w:top w:color="cccccc" w:space="0" w:sz="6" w:val="single"/>
              <w:left w:color="808080" w:space="0" w:sz="6" w:val="single"/>
              <w:bottom w:color="808080" w:space="0" w:sz="6" w:val="single"/>
              <w:right w:color="80808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9D">
            <w:pPr>
              <w:spacing w:after="120" w:line="276" w:lineRule="auto"/>
              <w:rPr>
                <w:b w:val="1"/>
              </w:rPr>
            </w:pPr>
            <w:r w:rsidDel="00000000" w:rsidR="00000000" w:rsidRPr="00000000">
              <w:rPr>
                <w:b w:val="1"/>
                <w:rtl w:val="0"/>
              </w:rPr>
              <w:t xml:space="preserve">Moderator</w:t>
            </w:r>
          </w:p>
          <w:p w:rsidR="00000000" w:rsidDel="00000000" w:rsidP="00000000" w:rsidRDefault="00000000" w:rsidRPr="00000000" w14:paraId="0000009E">
            <w:pPr>
              <w:spacing w:after="120" w:line="276" w:lineRule="auto"/>
              <w:rPr/>
            </w:pPr>
            <w:r w:rsidDel="00000000" w:rsidR="00000000" w:rsidRPr="00000000">
              <w:rPr>
                <w:rtl w:val="0"/>
              </w:rPr>
            </w:r>
          </w:p>
          <w:p w:rsidR="00000000" w:rsidDel="00000000" w:rsidP="00000000" w:rsidRDefault="00000000" w:rsidRPr="00000000" w14:paraId="0000009F">
            <w:pPr>
              <w:spacing w:after="120" w:line="276" w:lineRule="auto"/>
              <w:rPr>
                <w:color w:val="333333"/>
                <w:sz w:val="19"/>
                <w:szCs w:val="19"/>
                <w:highlight w:val="yellow"/>
              </w:rPr>
            </w:pPr>
            <w:commentRangeStart w:id="8"/>
            <w:r w:rsidDel="00000000" w:rsidR="00000000" w:rsidRPr="00000000">
              <w:rPr>
                <w:rtl w:val="0"/>
              </w:rPr>
              <w:t xml:space="preserve">Statement by Franciska de Jong (CLARIN ERIC, EOSC sustainability Working Group)</w:t>
            </w:r>
            <w:commentRangeEnd w:id="8"/>
            <w:r w:rsidDel="00000000" w:rsidR="00000000" w:rsidRPr="00000000">
              <w:commentReference w:id="8"/>
            </w:r>
            <w:r w:rsidDel="00000000" w:rsidR="00000000" w:rsidRPr="00000000">
              <w:rPr>
                <w:rtl w:val="0"/>
              </w:rPr>
            </w:r>
          </w:p>
        </w:tc>
      </w:tr>
      <w:tr>
        <w:trPr>
          <w:trHeight w:val="1185" w:hRule="atLeast"/>
        </w:trPr>
        <w:tc>
          <w:tcPr>
            <w:vMerge w:val="continue"/>
            <w:tcBorders>
              <w:bottom w:color="808080" w:space="0" w:sz="6" w:val="single"/>
              <w:right w:color="80808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A0">
            <w:pPr>
              <w:jc w:val="center"/>
              <w:rPr>
                <w:color w:val="333333"/>
                <w:sz w:val="23"/>
                <w:szCs w:val="23"/>
              </w:rPr>
            </w:pPr>
            <w:r w:rsidDel="00000000" w:rsidR="00000000" w:rsidRPr="00000000">
              <w:rPr>
                <w:rtl w:val="0"/>
              </w:rPr>
            </w:r>
          </w:p>
        </w:tc>
        <w:tc>
          <w:tcPr>
            <w:tcBorders>
              <w:top w:color="cccccc" w:space="0" w:sz="6" w:val="single"/>
              <w:left w:color="808080" w:space="0" w:sz="6" w:val="single"/>
              <w:bottom w:color="808080" w:space="0" w:sz="6" w:val="single"/>
              <w:right w:color="80808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rPr/>
            </w:pPr>
            <w:r w:rsidDel="00000000" w:rsidR="00000000" w:rsidRPr="00000000">
              <w:rPr>
                <w:b w:val="1"/>
                <w:rtl w:val="0"/>
              </w:rPr>
              <w:t xml:space="preserve">Debate (30 min)</w:t>
            </w:r>
            <w:r w:rsidDel="00000000" w:rsidR="00000000" w:rsidRPr="00000000">
              <w:rPr>
                <w:rtl w:val="0"/>
              </w:rPr>
              <w:t xml:space="preserve">: Panel, with 2 in favour and 2 against </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color w:val="38761d"/>
                <w:sz w:val="19"/>
                <w:szCs w:val="19"/>
              </w:rPr>
            </w:pPr>
            <w:r w:rsidDel="00000000" w:rsidR="00000000" w:rsidRPr="00000000">
              <w:rPr>
                <w:b w:val="1"/>
                <w:rtl w:val="0"/>
              </w:rPr>
              <w:t xml:space="preserve">Overview, recommendations</w:t>
            </w:r>
            <w:r w:rsidDel="00000000" w:rsidR="00000000" w:rsidRPr="00000000">
              <w:rPr>
                <w:rtl w:val="0"/>
              </w:rPr>
              <w:t xml:space="preserve"> and link back to audience (5 min)</w:t>
            </w:r>
            <w:r w:rsidDel="00000000" w:rsidR="00000000" w:rsidRPr="00000000">
              <w:rPr>
                <w:rtl w:val="0"/>
              </w:rPr>
            </w:r>
          </w:p>
        </w:tc>
        <w:tc>
          <w:tcPr>
            <w:tcBorders>
              <w:top w:color="cccccc" w:space="0" w:sz="6" w:val="single"/>
              <w:left w:color="808080" w:space="0" w:sz="6" w:val="single"/>
              <w:bottom w:color="808080" w:space="0" w:sz="6" w:val="single"/>
              <w:right w:color="80808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ind w:left="0" w:firstLine="0"/>
              <w:rPr>
                <w:b w:val="1"/>
              </w:rPr>
            </w:pPr>
            <w:r w:rsidDel="00000000" w:rsidR="00000000" w:rsidRPr="00000000">
              <w:rPr>
                <w:b w:val="1"/>
                <w:rtl w:val="0"/>
              </w:rPr>
              <w:t xml:space="preserve">Moderator</w:t>
            </w:r>
          </w:p>
          <w:p w:rsidR="00000000" w:rsidDel="00000000" w:rsidP="00000000" w:rsidRDefault="00000000" w:rsidRPr="00000000" w14:paraId="000000A5">
            <w:pPr>
              <w:ind w:left="0" w:firstLine="0"/>
              <w:rPr>
                <w:b w:val="1"/>
              </w:rPr>
            </w:pPr>
            <w:r w:rsidDel="00000000" w:rsidR="00000000" w:rsidRPr="00000000">
              <w:rPr>
                <w:rtl w:val="0"/>
              </w:rPr>
            </w:r>
          </w:p>
          <w:p w:rsidR="00000000" w:rsidDel="00000000" w:rsidP="00000000" w:rsidRDefault="00000000" w:rsidRPr="00000000" w14:paraId="000000A6">
            <w:pPr>
              <w:ind w:left="0" w:firstLine="0"/>
              <w:rPr>
                <w:b w:val="1"/>
              </w:rPr>
            </w:pPr>
            <w:r w:rsidDel="00000000" w:rsidR="00000000" w:rsidRPr="00000000">
              <w:rPr>
                <w:b w:val="1"/>
                <w:rtl w:val="0"/>
              </w:rPr>
              <w:t xml:space="preserve">Statement maker </w:t>
            </w:r>
            <w:r w:rsidDel="00000000" w:rsidR="00000000" w:rsidRPr="00000000">
              <w:rPr>
                <w:rtl w:val="0"/>
              </w:rPr>
              <w:t xml:space="preserve"> Franciska de Jong (CLARIN ERIC, EOSC sustainability Working Group)</w:t>
            </w:r>
            <w:r w:rsidDel="00000000" w:rsidR="00000000" w:rsidRPr="00000000">
              <w:rPr>
                <w:rtl w:val="0"/>
              </w:rPr>
            </w:r>
          </w:p>
          <w:p w:rsidR="00000000" w:rsidDel="00000000" w:rsidP="00000000" w:rsidRDefault="00000000" w:rsidRPr="00000000" w14:paraId="000000A7">
            <w:pPr>
              <w:ind w:left="0" w:firstLine="0"/>
              <w:rPr>
                <w:b w:val="1"/>
              </w:rPr>
            </w:pPr>
            <w:r w:rsidDel="00000000" w:rsidR="00000000" w:rsidRPr="00000000">
              <w:rPr>
                <w:rtl w:val="0"/>
              </w:rPr>
            </w:r>
          </w:p>
          <w:p w:rsidR="00000000" w:rsidDel="00000000" w:rsidP="00000000" w:rsidRDefault="00000000" w:rsidRPr="00000000" w14:paraId="000000A8">
            <w:pPr>
              <w:ind w:left="0" w:firstLine="0"/>
              <w:rPr>
                <w:b w:val="1"/>
              </w:rPr>
            </w:pPr>
            <w:r w:rsidDel="00000000" w:rsidR="00000000" w:rsidRPr="00000000">
              <w:rPr>
                <w:b w:val="1"/>
                <w:rtl w:val="0"/>
              </w:rPr>
              <w:t xml:space="preserve">Debating teams: </w:t>
            </w:r>
          </w:p>
          <w:p w:rsidR="00000000" w:rsidDel="00000000" w:rsidP="00000000" w:rsidRDefault="00000000" w:rsidRPr="00000000" w14:paraId="000000A9">
            <w:pPr>
              <w:numPr>
                <w:ilvl w:val="0"/>
                <w:numId w:val="12"/>
              </w:numPr>
              <w:ind w:left="720" w:hanging="360"/>
              <w:rPr>
                <w:u w:val="none"/>
              </w:rPr>
            </w:pPr>
            <w:r w:rsidDel="00000000" w:rsidR="00000000" w:rsidRPr="00000000">
              <w:rPr>
                <w:rtl w:val="0"/>
              </w:rPr>
              <w:t xml:space="preserve">Green team: RDA ECR IG - Fotis Psomopoulos (CERTH, RDA ERC IG co-chair) </w:t>
            </w:r>
          </w:p>
          <w:p w:rsidR="00000000" w:rsidDel="00000000" w:rsidP="00000000" w:rsidRDefault="00000000" w:rsidRPr="00000000" w14:paraId="000000AA">
            <w:pPr>
              <w:numPr>
                <w:ilvl w:val="0"/>
                <w:numId w:val="12"/>
              </w:numPr>
              <w:ind w:left="720" w:hanging="360"/>
              <w:rPr>
                <w:u w:val="none"/>
              </w:rPr>
            </w:pPr>
            <w:r w:rsidDel="00000000" w:rsidR="00000000" w:rsidRPr="00000000">
              <w:rPr>
                <w:rtl w:val="0"/>
              </w:rPr>
              <w:t xml:space="preserve">Green team: ESFRI - Mirjam van Daalen</w:t>
            </w:r>
          </w:p>
          <w:p w:rsidR="00000000" w:rsidDel="00000000" w:rsidP="00000000" w:rsidRDefault="00000000" w:rsidRPr="00000000" w14:paraId="000000AB">
            <w:pPr>
              <w:numPr>
                <w:ilvl w:val="0"/>
                <w:numId w:val="12"/>
              </w:numPr>
              <w:ind w:left="720" w:hanging="360"/>
              <w:rPr>
                <w:u w:val="none"/>
              </w:rPr>
            </w:pPr>
            <w:r w:rsidDel="00000000" w:rsidR="00000000" w:rsidRPr="00000000">
              <w:rPr>
                <w:rtl w:val="0"/>
              </w:rPr>
              <w:t xml:space="preserve">Red Team: EOSC-Life - who?</w:t>
            </w:r>
          </w:p>
          <w:p w:rsidR="00000000" w:rsidDel="00000000" w:rsidP="00000000" w:rsidRDefault="00000000" w:rsidRPr="00000000" w14:paraId="000000AC">
            <w:pPr>
              <w:numPr>
                <w:ilvl w:val="0"/>
                <w:numId w:val="12"/>
              </w:numPr>
              <w:ind w:left="720" w:hanging="360"/>
              <w:rPr>
                <w:u w:val="none"/>
              </w:rPr>
            </w:pPr>
            <w:r w:rsidDel="00000000" w:rsidR="00000000" w:rsidRPr="00000000">
              <w:rPr>
                <w:rtl w:val="0"/>
              </w:rPr>
              <w:t xml:space="preserve">Red team: ENVRI-FAIR- Anca Hienola</w:t>
            </w:r>
            <w:r w:rsidDel="00000000" w:rsidR="00000000" w:rsidRPr="00000000">
              <w:rPr>
                <w:rtl w:val="0"/>
              </w:rPr>
            </w:r>
          </w:p>
        </w:tc>
      </w:tr>
      <w:tr>
        <w:trPr>
          <w:trHeight w:val="480" w:hRule="atLeast"/>
        </w:trPr>
        <w:tc>
          <w:tcPr>
            <w:tcBorders>
              <w:top w:color="cccccc" w:space="0" w:sz="6" w:val="single"/>
              <w:left w:color="808080" w:space="0" w:sz="6" w:val="single"/>
              <w:bottom w:color="808080" w:space="0" w:sz="6" w:val="single"/>
              <w:right w:color="80808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AD">
            <w:pPr>
              <w:spacing w:after="120" w:line="276" w:lineRule="auto"/>
              <w:jc w:val="center"/>
              <w:rPr>
                <w:color w:val="333333"/>
                <w:sz w:val="19"/>
                <w:szCs w:val="19"/>
              </w:rPr>
            </w:pPr>
            <w:r w:rsidDel="00000000" w:rsidR="00000000" w:rsidRPr="00000000">
              <w:rPr>
                <w:color w:val="333333"/>
                <w:sz w:val="19"/>
                <w:szCs w:val="19"/>
                <w:rtl w:val="0"/>
              </w:rPr>
              <w:t xml:space="preserve">15.35 - 15.45</w:t>
            </w:r>
          </w:p>
        </w:tc>
        <w:tc>
          <w:tcPr>
            <w:tcBorders>
              <w:top w:color="cccccc" w:space="0" w:sz="6" w:val="single"/>
              <w:left w:color="808080" w:space="0" w:sz="6" w:val="single"/>
              <w:bottom w:color="808080" w:space="0" w:sz="6" w:val="single"/>
              <w:right w:color="80808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spacing w:line="240" w:lineRule="auto"/>
              <w:rPr/>
            </w:pPr>
            <w:r w:rsidDel="00000000" w:rsidR="00000000" w:rsidRPr="00000000">
              <w:rPr>
                <w:rtl w:val="0"/>
              </w:rPr>
              <w:t xml:space="preserve">Coffee break</w:t>
            </w:r>
          </w:p>
        </w:tc>
        <w:tc>
          <w:tcPr>
            <w:tcBorders>
              <w:top w:color="cccccc" w:space="0" w:sz="6" w:val="single"/>
              <w:left w:color="808080" w:space="0" w:sz="6" w:val="single"/>
              <w:bottom w:color="808080" w:space="0" w:sz="6" w:val="single"/>
              <w:right w:color="80808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spacing w:after="120" w:line="276" w:lineRule="auto"/>
              <w:jc w:val="center"/>
              <w:rPr>
                <w:color w:val="333333"/>
                <w:sz w:val="19"/>
                <w:szCs w:val="19"/>
              </w:rPr>
            </w:pPr>
            <w:r w:rsidDel="00000000" w:rsidR="00000000" w:rsidRPr="00000000">
              <w:rPr>
                <w:rtl w:val="0"/>
              </w:rPr>
            </w:r>
          </w:p>
        </w:tc>
      </w:tr>
      <w:tr>
        <w:trPr>
          <w:trHeight w:val="480" w:hRule="atLeast"/>
        </w:trPr>
        <w:tc>
          <w:tcPr>
            <w:tcBorders>
              <w:top w:color="cccccc" w:space="0" w:sz="6" w:val="single"/>
              <w:left w:color="808080" w:space="0" w:sz="6" w:val="single"/>
              <w:bottom w:color="808080" w:space="0" w:sz="6" w:val="single"/>
              <w:right w:color="80808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B0">
            <w:pPr>
              <w:spacing w:after="120" w:line="276" w:lineRule="auto"/>
              <w:jc w:val="center"/>
              <w:rPr>
                <w:color w:val="333333"/>
                <w:sz w:val="19"/>
                <w:szCs w:val="19"/>
              </w:rPr>
            </w:pPr>
            <w:r w:rsidDel="00000000" w:rsidR="00000000" w:rsidRPr="00000000">
              <w:rPr>
                <w:color w:val="333333"/>
                <w:sz w:val="19"/>
                <w:szCs w:val="19"/>
                <w:rtl w:val="0"/>
              </w:rPr>
              <w:t xml:space="preserve">15.45 - 16.00</w:t>
            </w:r>
          </w:p>
        </w:tc>
        <w:tc>
          <w:tcPr>
            <w:tcBorders>
              <w:top w:color="cccccc" w:space="0" w:sz="6" w:val="single"/>
              <w:left w:color="808080" w:space="0" w:sz="6" w:val="single"/>
              <w:bottom w:color="808080" w:space="0" w:sz="6" w:val="single"/>
              <w:right w:color="80808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spacing w:line="240" w:lineRule="auto"/>
              <w:rPr/>
            </w:pPr>
            <w:r w:rsidDel="00000000" w:rsidR="00000000" w:rsidRPr="00000000">
              <w:rPr>
                <w:rtl w:val="0"/>
              </w:rPr>
              <w:t xml:space="preserve">Wrap up</w:t>
            </w:r>
          </w:p>
        </w:tc>
        <w:tc>
          <w:tcPr>
            <w:tcBorders>
              <w:top w:color="cccccc" w:space="0" w:sz="6" w:val="single"/>
              <w:left w:color="808080" w:space="0" w:sz="6" w:val="single"/>
              <w:bottom w:color="808080" w:space="0" w:sz="6" w:val="single"/>
              <w:right w:color="80808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spacing w:line="240" w:lineRule="auto"/>
              <w:rPr/>
            </w:pPr>
            <w:r w:rsidDel="00000000" w:rsidR="00000000" w:rsidRPr="00000000">
              <w:rPr>
                <w:rtl w:val="0"/>
              </w:rPr>
              <w:t xml:space="preserve">Moderator</w:t>
            </w:r>
          </w:p>
        </w:tc>
      </w:tr>
    </w:tbl>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7">
      <w:pPr>
        <w:pStyle w:val="Heading2"/>
        <w:rPr/>
      </w:pPr>
      <w:bookmarkStart w:colFirst="0" w:colLast="0" w:name="_jkor5dcj711m" w:id="1"/>
      <w:bookmarkEnd w:id="1"/>
      <w:r w:rsidDel="00000000" w:rsidR="00000000" w:rsidRPr="00000000">
        <w:rPr>
          <w:rtl w:val="0"/>
        </w:rPr>
        <w:t xml:space="preserve">Preparation internal meeting 8 April</w:t>
      </w:r>
    </w:p>
    <w:p w:rsidR="00000000" w:rsidDel="00000000" w:rsidP="00000000" w:rsidRDefault="00000000" w:rsidRPr="00000000" w14:paraId="000000B8">
      <w:pPr>
        <w:rPr/>
      </w:pPr>
      <w:r w:rsidDel="00000000" w:rsidR="00000000" w:rsidRPr="00000000">
        <w:rPr>
          <w:rtl w:val="0"/>
        </w:rPr>
        <w:t xml:space="preserve">Participants: Irena, Ana, Martijn, Steph, Marieke</w:t>
      </w:r>
    </w:p>
    <w:p w:rsidR="00000000" w:rsidDel="00000000" w:rsidP="00000000" w:rsidRDefault="00000000" w:rsidRPr="00000000" w14:paraId="000000B9">
      <w:pPr>
        <w:rPr/>
      </w:pPr>
      <w:r w:rsidDel="00000000" w:rsidR="00000000" w:rsidRPr="00000000">
        <w:rPr>
          <w:rtl w:val="0"/>
        </w:rPr>
        <w:t xml:space="preserve">Apologies: Iris</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b w:val="1"/>
          <w:rtl w:val="0"/>
        </w:rPr>
        <w:t xml:space="preserve">Recommendations: </w:t>
      </w:r>
    </w:p>
    <w:p w:rsidR="00000000" w:rsidDel="00000000" w:rsidP="00000000" w:rsidRDefault="00000000" w:rsidRPr="00000000" w14:paraId="000000BC">
      <w:pPr>
        <w:numPr>
          <w:ilvl w:val="0"/>
          <w:numId w:val="8"/>
        </w:numPr>
        <w:ind w:left="720" w:hanging="360"/>
        <w:rPr>
          <w:u w:val="none"/>
        </w:rPr>
      </w:pPr>
      <w:r w:rsidDel="00000000" w:rsidR="00000000" w:rsidRPr="00000000">
        <w:rPr>
          <w:rtl w:val="0"/>
        </w:rPr>
        <w:t xml:space="preserve">At the end of every debate a 5-min conclusion is formulated. </w:t>
      </w:r>
    </w:p>
    <w:p w:rsidR="00000000" w:rsidDel="00000000" w:rsidP="00000000" w:rsidRDefault="00000000" w:rsidRPr="00000000" w14:paraId="000000BD">
      <w:pPr>
        <w:numPr>
          <w:ilvl w:val="0"/>
          <w:numId w:val="8"/>
        </w:numPr>
        <w:ind w:left="720" w:hanging="360"/>
        <w:rPr>
          <w:u w:val="none"/>
        </w:rPr>
      </w:pPr>
      <w:r w:rsidDel="00000000" w:rsidR="00000000" w:rsidRPr="00000000">
        <w:rPr>
          <w:rtl w:val="0"/>
        </w:rPr>
        <w:t xml:space="preserve">Actors: Martijn + statement makers</w:t>
      </w:r>
    </w:p>
    <w:p w:rsidR="00000000" w:rsidDel="00000000" w:rsidP="00000000" w:rsidRDefault="00000000" w:rsidRPr="00000000" w14:paraId="000000BE">
      <w:pPr>
        <w:numPr>
          <w:ilvl w:val="0"/>
          <w:numId w:val="8"/>
        </w:numPr>
        <w:ind w:left="720" w:hanging="360"/>
        <w:rPr>
          <w:u w:val="none"/>
        </w:rPr>
      </w:pPr>
      <w:r w:rsidDel="00000000" w:rsidR="00000000" w:rsidRPr="00000000">
        <w:rPr>
          <w:rtl w:val="0"/>
        </w:rPr>
        <w:t xml:space="preserve">Rapporteurs: note down the mapping (central thesis) + recommendations towards improvements.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b w:val="1"/>
        </w:rPr>
      </w:pPr>
      <w:r w:rsidDel="00000000" w:rsidR="00000000" w:rsidRPr="00000000">
        <w:rPr>
          <w:b w:val="1"/>
          <w:rtl w:val="0"/>
        </w:rPr>
        <w:t xml:space="preserve">Final recommendations part (Moderator + statement maker):</w:t>
      </w:r>
    </w:p>
    <w:p w:rsidR="00000000" w:rsidDel="00000000" w:rsidP="00000000" w:rsidRDefault="00000000" w:rsidRPr="00000000" w14:paraId="000000C1">
      <w:pPr>
        <w:numPr>
          <w:ilvl w:val="0"/>
          <w:numId w:val="3"/>
        </w:numPr>
        <w:ind w:left="720" w:hanging="360"/>
      </w:pPr>
      <w:r w:rsidDel="00000000" w:rsidR="00000000" w:rsidRPr="00000000">
        <w:rPr>
          <w:rtl w:val="0"/>
        </w:rPr>
        <w:t xml:space="preserve">3 slides with statement &amp; 1-3 recommendations per debate</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b w:val="1"/>
          <w:rtl w:val="0"/>
        </w:rPr>
        <w:t xml:space="preserve">Slides for each debate (Trust-IT):</w:t>
      </w:r>
    </w:p>
    <w:p w:rsidR="00000000" w:rsidDel="00000000" w:rsidP="00000000" w:rsidRDefault="00000000" w:rsidRPr="00000000" w14:paraId="000000C4">
      <w:pPr>
        <w:numPr>
          <w:ilvl w:val="0"/>
          <w:numId w:val="3"/>
        </w:numPr>
        <w:ind w:left="720" w:hanging="360"/>
        <w:rPr>
          <w:u w:val="none"/>
        </w:rPr>
      </w:pPr>
      <w:r w:rsidDel="00000000" w:rsidR="00000000" w:rsidRPr="00000000">
        <w:rPr>
          <w:rtl w:val="0"/>
        </w:rPr>
        <w:t xml:space="preserve">1 with statement</w:t>
      </w:r>
    </w:p>
    <w:p w:rsidR="00000000" w:rsidDel="00000000" w:rsidP="00000000" w:rsidRDefault="00000000" w:rsidRPr="00000000" w14:paraId="000000C5">
      <w:pPr>
        <w:numPr>
          <w:ilvl w:val="0"/>
          <w:numId w:val="3"/>
        </w:numPr>
        <w:ind w:left="720" w:hanging="360"/>
        <w:rPr>
          <w:u w:val="none"/>
        </w:rPr>
      </w:pPr>
      <w:r w:rsidDel="00000000" w:rsidR="00000000" w:rsidRPr="00000000">
        <w:rPr>
          <w:rtl w:val="0"/>
        </w:rPr>
        <w:t xml:space="preserve">1 guiding towards audience voting</w:t>
      </w:r>
    </w:p>
    <w:p w:rsidR="00000000" w:rsidDel="00000000" w:rsidP="00000000" w:rsidRDefault="00000000" w:rsidRPr="00000000" w14:paraId="000000C6">
      <w:pPr>
        <w:numPr>
          <w:ilvl w:val="0"/>
          <w:numId w:val="3"/>
        </w:numPr>
        <w:ind w:left="720" w:hanging="360"/>
        <w:rPr>
          <w:u w:val="none"/>
        </w:rPr>
      </w:pPr>
      <w:r w:rsidDel="00000000" w:rsidR="00000000" w:rsidRPr="00000000">
        <w:rPr>
          <w:rtl w:val="0"/>
        </w:rPr>
        <w:t xml:space="preserve">1 debate team with debaters, affiliations, roles in team (green/red) - statement is title</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b w:val="1"/>
          <w:rtl w:val="0"/>
        </w:rPr>
        <w:t xml:space="preserve">Rapporteurs (Ana, Steph, Jana and Iris): </w:t>
      </w:r>
    </w:p>
    <w:p w:rsidR="00000000" w:rsidDel="00000000" w:rsidP="00000000" w:rsidRDefault="00000000" w:rsidRPr="00000000" w14:paraId="000000C9">
      <w:pPr>
        <w:numPr>
          <w:ilvl w:val="0"/>
          <w:numId w:val="4"/>
        </w:numPr>
        <w:ind w:left="720" w:hanging="360"/>
        <w:rPr>
          <w:u w:val="none"/>
        </w:rPr>
      </w:pPr>
      <w:r w:rsidDel="00000000" w:rsidR="00000000" w:rsidRPr="00000000">
        <w:rPr>
          <w:rtl w:val="0"/>
        </w:rPr>
        <w:t xml:space="preserve">Note down the mapping - current status defined in the statement</w:t>
      </w:r>
    </w:p>
    <w:p w:rsidR="00000000" w:rsidDel="00000000" w:rsidP="00000000" w:rsidRDefault="00000000" w:rsidRPr="00000000" w14:paraId="000000CA">
      <w:pPr>
        <w:numPr>
          <w:ilvl w:val="0"/>
          <w:numId w:val="4"/>
        </w:numPr>
        <w:ind w:left="720" w:hanging="360"/>
        <w:rPr>
          <w:u w:val="none"/>
        </w:rPr>
      </w:pPr>
      <w:r w:rsidDel="00000000" w:rsidR="00000000" w:rsidRPr="00000000">
        <w:rPr>
          <w:rtl w:val="0"/>
        </w:rPr>
        <w:t xml:space="preserve">Make sure you have the main points</w:t>
      </w:r>
    </w:p>
    <w:p w:rsidR="00000000" w:rsidDel="00000000" w:rsidP="00000000" w:rsidRDefault="00000000" w:rsidRPr="00000000" w14:paraId="000000CB">
      <w:pPr>
        <w:numPr>
          <w:ilvl w:val="0"/>
          <w:numId w:val="4"/>
        </w:numPr>
        <w:ind w:left="720" w:hanging="360"/>
        <w:rPr>
          <w:u w:val="none"/>
        </w:rPr>
      </w:pPr>
      <w:r w:rsidDel="00000000" w:rsidR="00000000" w:rsidRPr="00000000">
        <w:rPr>
          <w:rtl w:val="0"/>
        </w:rPr>
        <w:t xml:space="preserve">Templates will be shared</w:t>
      </w:r>
    </w:p>
    <w:p w:rsidR="00000000" w:rsidDel="00000000" w:rsidP="00000000" w:rsidRDefault="00000000" w:rsidRPr="00000000" w14:paraId="000000CC">
      <w:pPr>
        <w:numPr>
          <w:ilvl w:val="0"/>
          <w:numId w:val="4"/>
        </w:numPr>
        <w:ind w:left="720" w:hanging="360"/>
        <w:rPr>
          <w:u w:val="none"/>
        </w:rPr>
      </w:pPr>
      <w:r w:rsidDel="00000000" w:rsidR="00000000" w:rsidRPr="00000000">
        <w:rPr>
          <w:rtl w:val="0"/>
        </w:rPr>
        <w:t xml:space="preserve">Prepare your 1 slide as soon as the debate is over</w:t>
      </w:r>
    </w:p>
    <w:p w:rsidR="00000000" w:rsidDel="00000000" w:rsidP="00000000" w:rsidRDefault="00000000" w:rsidRPr="00000000" w14:paraId="000000CD">
      <w:pPr>
        <w:numPr>
          <w:ilvl w:val="0"/>
          <w:numId w:val="4"/>
        </w:numPr>
        <w:ind w:left="720" w:hanging="360"/>
        <w:rPr>
          <w:u w:val="none"/>
        </w:rPr>
      </w:pPr>
      <w:r w:rsidDel="00000000" w:rsidR="00000000" w:rsidRPr="00000000">
        <w:rPr>
          <w:rtl w:val="0"/>
        </w:rPr>
        <w:t xml:space="preserve">After debate 3 we have a 10 minute coffee break to align on final conclusions &amp; recommendations</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b w:val="1"/>
          <w:rtl w:val="0"/>
        </w:rPr>
        <w:t xml:space="preserve">Content for debate:</w:t>
      </w:r>
    </w:p>
    <w:p w:rsidR="00000000" w:rsidDel="00000000" w:rsidP="00000000" w:rsidRDefault="00000000" w:rsidRPr="00000000" w14:paraId="000000D0">
      <w:pPr>
        <w:numPr>
          <w:ilvl w:val="0"/>
          <w:numId w:val="13"/>
        </w:numPr>
        <w:ind w:left="720" w:hanging="360"/>
        <w:rPr>
          <w:u w:val="none"/>
        </w:rPr>
      </w:pPr>
      <w:r w:rsidDel="00000000" w:rsidR="00000000" w:rsidRPr="00000000">
        <w:rPr>
          <w:rtl w:val="0"/>
        </w:rPr>
        <w:t xml:space="preserve">ACTION Marieke: to send Martijn Position papers clusters. </w:t>
      </w:r>
    </w:p>
    <w:p w:rsidR="00000000" w:rsidDel="00000000" w:rsidP="00000000" w:rsidRDefault="00000000" w:rsidRPr="00000000" w14:paraId="000000D1">
      <w:pPr>
        <w:numPr>
          <w:ilvl w:val="0"/>
          <w:numId w:val="13"/>
        </w:numPr>
        <w:ind w:left="720" w:hanging="360"/>
        <w:rPr>
          <w:u w:val="none"/>
        </w:rPr>
      </w:pPr>
      <w:r w:rsidDel="00000000" w:rsidR="00000000" w:rsidRPr="00000000">
        <w:rPr>
          <w:rtl w:val="0"/>
        </w:rPr>
        <w:t xml:space="preserve">ACTION Marieke: ask Ron to send ppt by Thursday 15 April + add slide on RDA P17</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b w:val="1"/>
          <w:rtl w:val="0"/>
        </w:rPr>
        <w:t xml:space="preserve">Guidelines &amp; tips debaters:</w:t>
      </w:r>
    </w:p>
    <w:p w:rsidR="00000000" w:rsidDel="00000000" w:rsidP="00000000" w:rsidRDefault="00000000" w:rsidRPr="00000000" w14:paraId="000000D4">
      <w:pPr>
        <w:numPr>
          <w:ilvl w:val="0"/>
          <w:numId w:val="5"/>
        </w:numPr>
        <w:ind w:left="720" w:hanging="360"/>
        <w:rPr>
          <w:u w:val="none"/>
        </w:rPr>
      </w:pPr>
      <w:r w:rsidDel="00000000" w:rsidR="00000000" w:rsidRPr="00000000">
        <w:rPr>
          <w:rtl w:val="0"/>
        </w:rPr>
        <w:t xml:space="preserve">Think about the statement, its current status and direction you want to go?</w:t>
      </w:r>
    </w:p>
    <w:p w:rsidR="00000000" w:rsidDel="00000000" w:rsidP="00000000" w:rsidRDefault="00000000" w:rsidRPr="00000000" w14:paraId="000000D5">
      <w:pPr>
        <w:numPr>
          <w:ilvl w:val="0"/>
          <w:numId w:val="5"/>
        </w:numPr>
        <w:ind w:left="720" w:hanging="360"/>
        <w:rPr>
          <w:u w:val="none"/>
        </w:rPr>
      </w:pPr>
      <w:r w:rsidDel="00000000" w:rsidR="00000000" w:rsidRPr="00000000">
        <w:rPr>
          <w:rtl w:val="0"/>
        </w:rPr>
        <w:t xml:space="preserve">Do we have visual elements in Juno for a clear hand-raising?</w:t>
      </w:r>
    </w:p>
    <w:p w:rsidR="00000000" w:rsidDel="00000000" w:rsidP="00000000" w:rsidRDefault="00000000" w:rsidRPr="00000000" w14:paraId="000000D6">
      <w:pPr>
        <w:numPr>
          <w:ilvl w:val="0"/>
          <w:numId w:val="5"/>
        </w:numPr>
        <w:ind w:left="720" w:hanging="360"/>
        <w:rPr>
          <w:u w:val="none"/>
        </w:rPr>
      </w:pPr>
      <w:r w:rsidDel="00000000" w:rsidR="00000000" w:rsidRPr="00000000">
        <w:rPr>
          <w:rtl w:val="0"/>
        </w:rPr>
        <w:t xml:space="preserve">We’ll be pinning the videos of all debaters &amp; moderator</w:t>
      </w:r>
    </w:p>
    <w:p w:rsidR="00000000" w:rsidDel="00000000" w:rsidP="00000000" w:rsidRDefault="00000000" w:rsidRPr="00000000" w14:paraId="000000D7">
      <w:pPr>
        <w:numPr>
          <w:ilvl w:val="0"/>
          <w:numId w:val="5"/>
        </w:numPr>
        <w:ind w:left="720" w:hanging="360"/>
        <w:rPr>
          <w:u w:val="none"/>
        </w:rPr>
      </w:pPr>
      <w:r w:rsidDel="00000000" w:rsidR="00000000" w:rsidRPr="00000000">
        <w:rPr>
          <w:rtl w:val="0"/>
        </w:rPr>
        <w:t xml:space="preserve">If no visual elements are available in Juno, we’ll ask you to raise your hands</w:t>
      </w:r>
    </w:p>
    <w:p w:rsidR="00000000" w:rsidDel="00000000" w:rsidP="00000000" w:rsidRDefault="00000000" w:rsidRPr="00000000" w14:paraId="000000D8">
      <w:pPr>
        <w:ind w:left="0" w:firstLine="0"/>
        <w:rPr>
          <w:b w:val="1"/>
        </w:rPr>
      </w:pPr>
      <w:r w:rsidDel="00000000" w:rsidR="00000000" w:rsidRPr="00000000">
        <w:rPr>
          <w:rtl w:val="0"/>
        </w:rPr>
      </w:r>
    </w:p>
    <w:p w:rsidR="00000000" w:rsidDel="00000000" w:rsidP="00000000" w:rsidRDefault="00000000" w:rsidRPr="00000000" w14:paraId="000000D9">
      <w:pPr>
        <w:ind w:left="0" w:firstLine="0"/>
        <w:rPr>
          <w:b w:val="1"/>
        </w:rPr>
      </w:pPr>
      <w:r w:rsidDel="00000000" w:rsidR="00000000" w:rsidRPr="00000000">
        <w:rPr>
          <w:b w:val="1"/>
          <w:rtl w:val="0"/>
        </w:rPr>
        <w:t xml:space="preserve">Practical issues:</w:t>
      </w:r>
    </w:p>
    <w:p w:rsidR="00000000" w:rsidDel="00000000" w:rsidP="00000000" w:rsidRDefault="00000000" w:rsidRPr="00000000" w14:paraId="000000DA">
      <w:pPr>
        <w:numPr>
          <w:ilvl w:val="0"/>
          <w:numId w:val="6"/>
        </w:numPr>
        <w:ind w:left="720" w:hanging="360"/>
      </w:pPr>
      <w:r w:rsidDel="00000000" w:rsidR="00000000" w:rsidRPr="00000000">
        <w:rPr>
          <w:rtl w:val="0"/>
        </w:rPr>
        <w:t xml:space="preserve">Juno, do we have a meeting format of webinar/muted format</w:t>
      </w:r>
    </w:p>
    <w:p w:rsidR="00000000" w:rsidDel="00000000" w:rsidP="00000000" w:rsidRDefault="00000000" w:rsidRPr="00000000" w14:paraId="000000DB">
      <w:pPr>
        <w:numPr>
          <w:ilvl w:val="0"/>
          <w:numId w:val="6"/>
        </w:numPr>
        <w:ind w:left="720" w:hanging="360"/>
        <w:rPr>
          <w:u w:val="none"/>
        </w:rPr>
      </w:pPr>
      <w:r w:rsidDel="00000000" w:rsidR="00000000" w:rsidRPr="00000000">
        <w:rPr>
          <w:rtl w:val="0"/>
        </w:rPr>
        <w:t xml:space="preserve">Juno, do we have tech support during the session?</w:t>
      </w:r>
    </w:p>
    <w:p w:rsidR="00000000" w:rsidDel="00000000" w:rsidP="00000000" w:rsidRDefault="00000000" w:rsidRPr="00000000" w14:paraId="000000DC">
      <w:pPr>
        <w:numPr>
          <w:ilvl w:val="0"/>
          <w:numId w:val="6"/>
        </w:numPr>
        <w:ind w:left="720" w:hanging="360"/>
        <w:rPr>
          <w:u w:val="none"/>
        </w:rPr>
      </w:pPr>
      <w:r w:rsidDel="00000000" w:rsidR="00000000" w:rsidRPr="00000000">
        <w:rPr>
          <w:rtl w:val="0"/>
        </w:rPr>
        <w:t xml:space="preserve">ACTION Marieke: to set in place sli.do</w:t>
      </w:r>
    </w:p>
    <w:p w:rsidR="00000000" w:rsidDel="00000000" w:rsidP="00000000" w:rsidRDefault="00000000" w:rsidRPr="00000000" w14:paraId="000000DD">
      <w:pPr>
        <w:numPr>
          <w:ilvl w:val="0"/>
          <w:numId w:val="6"/>
        </w:numPr>
        <w:ind w:left="720" w:hanging="360"/>
        <w:rPr>
          <w:u w:val="none"/>
        </w:rPr>
      </w:pPr>
      <w:r w:rsidDel="00000000" w:rsidR="00000000" w:rsidRPr="00000000">
        <w:rPr>
          <w:rtl w:val="0"/>
        </w:rPr>
        <w:t xml:space="preserve">ACTION Ana &amp; Irena: to set in place rapporteur templates</w:t>
      </w:r>
    </w:p>
    <w:p w:rsidR="00000000" w:rsidDel="00000000" w:rsidP="00000000" w:rsidRDefault="00000000" w:rsidRPr="00000000" w14:paraId="000000DE">
      <w:pPr>
        <w:numPr>
          <w:ilvl w:val="0"/>
          <w:numId w:val="6"/>
        </w:numPr>
        <w:ind w:left="720" w:hanging="360"/>
      </w:pPr>
      <w:r w:rsidDel="00000000" w:rsidR="00000000" w:rsidRPr="00000000">
        <w:rPr>
          <w:rtl w:val="0"/>
        </w:rPr>
        <w:t xml:space="preserve">Google Suite: ACTION Marieke to set up a specific folder for collaborative working.</w:t>
      </w:r>
    </w:p>
    <w:p w:rsidR="00000000" w:rsidDel="00000000" w:rsidP="00000000" w:rsidRDefault="00000000" w:rsidRPr="00000000" w14:paraId="000000DF">
      <w:pPr>
        <w:numPr>
          <w:ilvl w:val="0"/>
          <w:numId w:val="6"/>
        </w:numPr>
        <w:ind w:left="720" w:hanging="360"/>
      </w:pPr>
      <w:r w:rsidDel="00000000" w:rsidR="00000000" w:rsidRPr="00000000">
        <w:rPr>
          <w:rtl w:val="0"/>
        </w:rPr>
        <w:t xml:space="preserve">Break out room: ACTION Marieke to liaise with Juno &amp; RDA for a private space</w:t>
      </w:r>
    </w:p>
    <w:p w:rsidR="00000000" w:rsidDel="00000000" w:rsidP="00000000" w:rsidRDefault="00000000" w:rsidRPr="00000000" w14:paraId="000000E0">
      <w:pPr>
        <w:numPr>
          <w:ilvl w:val="0"/>
          <w:numId w:val="6"/>
        </w:numPr>
        <w:ind w:left="720" w:hanging="360"/>
      </w:pPr>
      <w:r w:rsidDel="00000000" w:rsidR="00000000" w:rsidRPr="00000000">
        <w:rPr>
          <w:rtl w:val="0"/>
        </w:rPr>
        <w:t xml:space="preserve">Coffee breaks: videos of all projects</w:t>
      </w:r>
    </w:p>
    <w:p w:rsidR="00000000" w:rsidDel="00000000" w:rsidP="00000000" w:rsidRDefault="00000000" w:rsidRPr="00000000" w14:paraId="000000E1">
      <w:pPr>
        <w:numPr>
          <w:ilvl w:val="0"/>
          <w:numId w:val="6"/>
        </w:numPr>
        <w:ind w:left="720" w:hanging="360"/>
      </w:pPr>
      <w:r w:rsidDel="00000000" w:rsidR="00000000" w:rsidRPr="00000000">
        <w:rPr>
          <w:rtl w:val="0"/>
        </w:rPr>
        <w:t xml:space="preserve">Timekeeping: add a visual element in slides, 5 min before the end of the debate. </w:t>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ind w:left="0" w:firstLine="0"/>
        <w:rPr>
          <w:b w:val="1"/>
        </w:rPr>
      </w:pPr>
      <w:r w:rsidDel="00000000" w:rsidR="00000000" w:rsidRPr="00000000">
        <w:rPr>
          <w:b w:val="1"/>
          <w:rtl w:val="0"/>
        </w:rPr>
        <w:t xml:space="preserve">During the event:</w:t>
      </w:r>
    </w:p>
    <w:p w:rsidR="00000000" w:rsidDel="00000000" w:rsidP="00000000" w:rsidRDefault="00000000" w:rsidRPr="00000000" w14:paraId="000000E4">
      <w:pPr>
        <w:numPr>
          <w:ilvl w:val="0"/>
          <w:numId w:val="7"/>
        </w:numPr>
        <w:ind w:left="720" w:hanging="360"/>
        <w:rPr>
          <w:u w:val="none"/>
        </w:rPr>
      </w:pPr>
      <w:r w:rsidDel="00000000" w:rsidR="00000000" w:rsidRPr="00000000">
        <w:rPr>
          <w:rtl w:val="0"/>
        </w:rPr>
        <w:t xml:space="preserve">Slides on screen: Marieke</w:t>
      </w:r>
    </w:p>
    <w:p w:rsidR="00000000" w:rsidDel="00000000" w:rsidP="00000000" w:rsidRDefault="00000000" w:rsidRPr="00000000" w14:paraId="000000E5">
      <w:pPr>
        <w:numPr>
          <w:ilvl w:val="0"/>
          <w:numId w:val="7"/>
        </w:numPr>
        <w:ind w:left="720" w:hanging="360"/>
        <w:rPr>
          <w:u w:val="none"/>
        </w:rPr>
      </w:pPr>
      <w:r w:rsidDel="00000000" w:rsidR="00000000" w:rsidRPr="00000000">
        <w:rPr>
          <w:rtl w:val="0"/>
        </w:rPr>
        <w:t xml:space="preserve">Modertation &amp; sli.do announcement: Martijn</w:t>
      </w:r>
    </w:p>
    <w:p w:rsidR="00000000" w:rsidDel="00000000" w:rsidP="00000000" w:rsidRDefault="00000000" w:rsidRPr="00000000" w14:paraId="000000E6">
      <w:pPr>
        <w:numPr>
          <w:ilvl w:val="0"/>
          <w:numId w:val="7"/>
        </w:numPr>
        <w:ind w:left="720" w:hanging="360"/>
        <w:rPr>
          <w:u w:val="none"/>
        </w:rPr>
      </w:pPr>
      <w:r w:rsidDel="00000000" w:rsidR="00000000" w:rsidRPr="00000000">
        <w:rPr>
          <w:rtl w:val="0"/>
        </w:rPr>
        <w:t xml:space="preserve">Sli.do: Marieke &amp; Iris</w:t>
      </w:r>
    </w:p>
    <w:p w:rsidR="00000000" w:rsidDel="00000000" w:rsidP="00000000" w:rsidRDefault="00000000" w:rsidRPr="00000000" w14:paraId="000000E7">
      <w:pPr>
        <w:numPr>
          <w:ilvl w:val="0"/>
          <w:numId w:val="7"/>
        </w:numPr>
        <w:ind w:left="720" w:hanging="360"/>
        <w:rPr>
          <w:u w:val="none"/>
        </w:rPr>
      </w:pPr>
      <w:r w:rsidDel="00000000" w:rsidR="00000000" w:rsidRPr="00000000">
        <w:rPr>
          <w:rtl w:val="0"/>
        </w:rPr>
        <w:t xml:space="preserve">Rapporteurs: </w:t>
      </w:r>
      <w:r w:rsidDel="00000000" w:rsidR="00000000" w:rsidRPr="00000000">
        <w:rPr>
          <w:b w:val="1"/>
          <w:rtl w:val="0"/>
        </w:rPr>
        <w:t xml:space="preserve">Ana, Steph, Jana, Iris/Vasso</w:t>
      </w:r>
    </w:p>
    <w:p w:rsidR="00000000" w:rsidDel="00000000" w:rsidP="00000000" w:rsidRDefault="00000000" w:rsidRPr="00000000" w14:paraId="000000E8">
      <w:pPr>
        <w:ind w:left="0" w:firstLine="0"/>
        <w:rPr>
          <w:b w:val="1"/>
        </w:rPr>
      </w:pP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pStyle w:val="Heading2"/>
        <w:rPr/>
      </w:pPr>
      <w:bookmarkStart w:colFirst="0" w:colLast="0" w:name="_etp7vt6m5gq8" w:id="2"/>
      <w:bookmarkEnd w:id="2"/>
      <w:r w:rsidDel="00000000" w:rsidR="00000000" w:rsidRPr="00000000">
        <w:rPr>
          <w:rtl w:val="0"/>
        </w:rPr>
        <w:t xml:space="preserve">Preparation meeting 12 April 13.00-15.00 CEST</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arole Goble" w:id="2" w:date="2021-04-01T12:22:15Z">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 for what? the green team argues for the statement. it doesn't make "recommendations".</w:t>
      </w:r>
    </w:p>
  </w:comment>
  <w:comment w:author="Claudia Alen" w:id="0" w:date="2021-04-08T08:42:59Z">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share these topics with other stakeholders before the event? If yes, how broadly, social media for example</w:t>
      </w:r>
    </w:p>
  </w:comment>
  <w:comment w:author="Marieke Willems" w:id="1" w:date="2021-04-09T11:58:56Z">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sure! yes, social media, the more visibility the better! Thanks</w:t>
      </w:r>
    </w:p>
  </w:comment>
  <w:comment w:author="Claudia Alen" w:id="4" w:date="2021-04-08T08:32:33Z">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having problems with double negatives. Being in the red team am I suppose to defend that there is a clear link with research communities?</w:t>
      </w:r>
    </w:p>
  </w:comment>
  <w:comment w:author="Marieke Willems" w:id="5" w:date="2021-04-12T06:59:27Z">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indeed :-)</w:t>
      </w:r>
    </w:p>
  </w:comment>
  <w:comment w:author="Anca Hienola" w:id="6" w:date="2021-04-12T10:26:40Z">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should have been in the green team, Claudia :)</w:t>
      </w:r>
    </w:p>
  </w:comment>
  <w:comment w:author="Marieke Willems" w:id="3" w:date="2021-04-12T08:18:31Z">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@jana.striova@cnr.it</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jana.striova_</w:t>
      </w:r>
    </w:p>
  </w:comment>
  <w:comment w:author="Ivana Ilijasic Versic" w:id="7" w:date="2021-01-21T15:57:34Z">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theme pic, by Andreas Petzold (shared by Ron)</w:t>
      </w:r>
    </w:p>
  </w:comment>
  <w:comment w:author="Anca Hienola" w:id="8" w:date="2021-04-12T10:40:36Z">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get the statement beforehand?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4f4f4"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